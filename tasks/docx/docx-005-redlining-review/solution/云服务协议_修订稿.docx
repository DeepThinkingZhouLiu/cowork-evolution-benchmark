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云服务协议（修订稿）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修订日期：2026-08-24</w:t>
      </w:r>
    </w:p>
    <w:p>
      <w:pPr>
        <w:pStyle w:val="Heading1"/>
      </w:pPr>
      <w:r>
        <w:t>审阅说明</w:t>
      </w:r>
    </w:p>
    <w:p>
      <w:r>
        <w:rPr>
          <w:rFonts w:ascii="Noto Sans CJK SC" w:hAnsi="Noto Sans CJK SC" w:eastAsia="Noto Sans CJK SC"/>
          <w:sz w:val="20"/>
        </w:rPr>
        <w:t>本稿按法务修改意见形成，所有实质变更均保留插入与删除标记。</w:t>
      </w:r>
    </w:p>
    <w:p>
      <w:pPr>
        <w:pStyle w:val="Heading1"/>
      </w:pPr>
      <w:r>
        <w:t>未修改条款</w:t>
      </w:r>
    </w:p>
    <w:p>
      <w:r>
        <w:rPr>
          <w:rFonts w:ascii="Noto Sans CJK SC" w:hAnsi="Noto Sans CJK SC" w:eastAsia="Noto Sans CJK SC"/>
          <w:sz w:val="20"/>
        </w:rPr>
        <w:t>除下列四项外，其余条款保持原稿不变。</w:t>
      </w:r>
    </w:p>
    <w:p>
      <w:r>
        <w:rPr>
          <w:rFonts w:ascii="Noto Sans CJK SC" w:hAnsi="Noto Sans CJK SC" w:eastAsia="Noto Sans CJK SC"/>
          <w:b/>
          <w:sz w:val="20"/>
        </w:rPr>
        <w:t>第 4 条可用性：</w:t>
      </w:r>
      <w:del w:author="CoworkEvoBench Reviewer" w:date="2026-08-24T00:00:00Z">
        <w:r>
          <w:delText>99.5%</w:delText>
        </w:r>
      </w:del>
      <w:ins w:author="CoworkEvoBench Reviewer" w:date="2026-08-24T00:00:00Z">
        <w:r>
          <w:t>99.9%</w:t>
        </w:r>
      </w:ins>
    </w:p>
    <w:p>
      <w:r>
        <w:rPr>
          <w:rFonts w:ascii="Noto Sans CJK SC" w:hAnsi="Noto Sans CJK SC" w:eastAsia="Noto Sans CJK SC"/>
          <w:b/>
          <w:sz w:val="20"/>
        </w:rPr>
        <w:t>第 4 条 P1 响应：</w:t>
      </w:r>
      <w:del w:author="CoworkEvoBench Reviewer" w:date="2026-08-24T00:00:00Z">
        <w:r>
          <w:delText>60 分钟</w:delText>
        </w:r>
      </w:del>
      <w:ins w:author="CoworkEvoBench Reviewer" w:date="2026-08-24T00:00:00Z">
        <w:r>
          <w:t>30 分钟</w:t>
        </w:r>
      </w:ins>
    </w:p>
    <w:p>
      <w:r>
        <w:rPr>
          <w:rFonts w:ascii="Noto Sans CJK SC" w:hAnsi="Noto Sans CJK SC" w:eastAsia="Noto Sans CJK SC"/>
          <w:b/>
          <w:sz w:val="20"/>
        </w:rPr>
        <w:t>第 7 条数据保留：</w:t>
      </w:r>
      <w:del w:author="CoworkEvoBench Reviewer" w:date="2026-08-24T00:00:00Z">
        <w:r>
          <w:delText>30 天</w:delText>
        </w:r>
      </w:del>
      <w:ins w:author="CoworkEvoBench Reviewer" w:date="2026-08-24T00:00:00Z">
        <w:r>
          <w:t>90 天</w:t>
        </w:r>
      </w:ins>
    </w:p>
    <w:p>
      <w:r>
        <w:rPr>
          <w:rFonts w:ascii="Noto Sans CJK SC" w:hAnsi="Noto Sans CJK SC" w:eastAsia="Noto Sans CJK SC"/>
          <w:b/>
          <w:sz w:val="20"/>
        </w:rPr>
        <w:t>第 9 条责任上限：</w:t>
      </w:r>
      <w:del w:author="CoworkEvoBench Reviewer" w:date="2026-08-24T00:00:00Z">
        <w:r>
          <w:delText>最近一个月服务费</w:delText>
        </w:r>
      </w:del>
      <w:ins w:author="CoworkEvoBench Reviewer" w:date="2026-08-24T00:00:00Z">
        <w:r>
          <w:t>最近三个月服务费</w:t>
        </w:r>
      </w:ins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