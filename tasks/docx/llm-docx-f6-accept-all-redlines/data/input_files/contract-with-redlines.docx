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Supply Agreement</w:t>
      </w:r>
    </w:p>
    <w:p>
      <w:r>
        <w:t xml:space="preserve">This Supply Agreement is entered into between </w:t>
      </w:r>
      <w:del w:id="1" w:author="Legal Review" w:date="2026-02-15T10:00:00Z">
        <w:r>
          <w:delText>Acme Manufacturing</w:delText>
        </w:r>
      </w:del>
      <w:ins w:id="2" w:author="Legal Review" w:date="2026-02-15T10:00:00Z">
        <w:r>
          <w:t>Global Manufacturing Corp</w:t>
        </w:r>
      </w:ins>
      <w:r>
        <w:t xml:space="preserve"> ("Supplier") and TechBuild Inc. ("Buyer").</w:t>
      </w:r>
    </w:p>
    <w:p>
      <w:pPr>
        <w:pStyle w:val="Heading2"/>
      </w:pPr>
      <w:r>
        <w:t xml:space="preserve">1. Delivery Terms</w:t>
      </w:r>
    </w:p>
    <w:p>
      <w:r>
        <w:t xml:space="preserve">Supplier shall deliver all goods within </w:t>
      </w:r>
      <w:del w:id="3" w:author="Legal Review" w:date="2026-02-15T10:00:00Z">
        <w:r>
          <w:delText>thirty (30)</w:delText>
        </w:r>
      </w:del>
      <w:ins w:id="4" w:author="Legal Review" w:date="2026-02-15T10:00:00Z">
        <w:r>
          <w:t>forty-five (45)</w:t>
        </w:r>
      </w:ins>
      <w:r>
        <w:t xml:space="preserve"> calendar days of receipt of a purchase order.</w:t>
      </w:r>
    </w:p>
    <w:p>
      <w:pPr>
        <w:pStyle w:val="Heading2"/>
      </w:pPr>
      <w:r>
        <w:t xml:space="preserve">2. Warranty</w:t>
      </w:r>
    </w:p>
    <w:p>
      <w:r>
        <w:t xml:space="preserve">Supplier warrants that all goods shall be free from defects for a period of </w:t>
      </w:r>
      <w:del w:id="5" w:author="Legal Review" w:date="2026-02-15T10:00:00Z">
        <w:r>
          <w:delText>twelve (12) months</w:delText>
        </w:r>
      </w:del>
      <w:ins w:id="6" w:author="Legal Review" w:date="2026-02-15T10:00:00Z">
        <w:r>
          <w:t>twenty-four (24) months</w:t>
        </w:r>
      </w:ins>
      <w:r>
        <w:t xml:space="preserve"> from the date of delivery.</w:t>
      </w:r>
    </w:p>
    <w:p>
      <w:pPr>
        <w:pStyle w:val="Heading2"/>
      </w:pPr>
      <w:r>
        <w:t xml:space="preserve">3. Price Adjustment</w:t>
      </w:r>
    </w:p>
    <w:ins w:id="7" w:author="Legal Review" w:date="2026-02-15T10:00:00Z">
      <w:p>
        <w:r>
          <w:t>Supplier may request a price adjustment no more than once per calendar year, with at least ninety (90) days written notice. Any increase shall not exceed the greater of 3% or the annual CPI change.</w:t>
        </w:r>
      </w:p>
    </w:ins>
    <w:p>
      <w:pPr>
        <w:pStyle w:val="Heading2"/>
      </w:pPr>
      <w:r>
        <w:t xml:space="preserve">4. Termination</w:t>
      </w:r>
    </w:p>
    <w:p>
      <w:r>
        <w:t xml:space="preserve">Either party may terminate with </w:t>
      </w:r>
      <w:del w:id="8" w:author="Legal Review" w:date="2026-02-15T10:00:00Z">
        <w:r>
          <w:delText>sixty (60)</w:delText>
        </w:r>
      </w:del>
      <w:ins w:id="9" w:author="Legal Review" w:date="2026-02-15T10:00:00Z">
        <w:r>
          <w:t>ninety (90)</w:t>
        </w:r>
      </w:ins>
      <w:r>
        <w:t xml:space="preserve"> days written notice.</w:t>
      </w:r>
    </w:p>
    <w:sectPr>
      <w:pgSz w:w="12240" w:h="1584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