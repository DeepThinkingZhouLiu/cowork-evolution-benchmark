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ACF54" w14:textId="0206B344" w:rsidR="00280847" w:rsidRPr="005E6B85" w:rsidRDefault="00484C39" w:rsidP="008F601B">
      <w:pPr>
        <w:pStyle w:val="Heading1"/>
        <w:spacing w:before="0"/>
        <w:jc w:val="center"/>
        <w:rPr>
          <w:sz w:val="24"/>
          <w:szCs w:val="24"/>
          <w:u w:val="single"/>
        </w:rPr>
      </w:pPr>
      <w:r w:rsidRPr="005E6B85">
        <w:rPr>
          <w:sz w:val="24"/>
          <w:szCs w:val="24"/>
          <w:u w:val="single"/>
        </w:rPr>
        <w:t>TEMPLATE FOR SYLLABUS</w:t>
      </w:r>
    </w:p>
    <w:p w14:paraId="5617EC14" w14:textId="77777777" w:rsidR="004411DE" w:rsidRPr="005E6B85" w:rsidRDefault="004411DE" w:rsidP="008F601B">
      <w:pPr>
        <w:pStyle w:val="Heading1"/>
        <w:spacing w:before="0"/>
        <w:jc w:val="center"/>
        <w:rPr>
          <w:sz w:val="24"/>
          <w:szCs w:val="24"/>
          <w:u w:val="single"/>
        </w:rPr>
      </w:pPr>
    </w:p>
    <w:p w14:paraId="58F0B44A" w14:textId="42546644" w:rsidR="00280847" w:rsidRPr="00FC7C11" w:rsidRDefault="004411DE" w:rsidP="008F601B">
      <w:pPr>
        <w:pStyle w:val="BodyText"/>
        <w:jc w:val="center"/>
        <w:rPr>
          <w:b/>
        </w:rPr>
      </w:pPr>
      <w:r w:rsidRPr="008F601B">
        <w:rPr>
          <w:noProof/>
        </w:rPr>
        <w:drawing>
          <wp:inline distT="0" distB="0" distL="0" distR="0" wp14:anchorId="4B37BB3B" wp14:editId="211F217C">
            <wp:extent cx="1295400" cy="952500"/>
            <wp:effectExtent l="0" t="0" r="0" b="0"/>
            <wp:docPr id="2" name="Picture 2" descr="Large DePaul Bl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rge DePaul Blu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5400" cy="952500"/>
                    </a:xfrm>
                    <a:prstGeom prst="rect">
                      <a:avLst/>
                    </a:prstGeom>
                    <a:noFill/>
                    <a:ln>
                      <a:noFill/>
                    </a:ln>
                  </pic:spPr>
                </pic:pic>
              </a:graphicData>
            </a:graphic>
          </wp:inline>
        </w:drawing>
      </w:r>
    </w:p>
    <w:p w14:paraId="30D39783" w14:textId="502DA142" w:rsidR="004411DE" w:rsidRPr="00FC7C11" w:rsidRDefault="004411DE" w:rsidP="008F601B">
      <w:pPr>
        <w:pStyle w:val="BodyText"/>
        <w:rPr>
          <w:b/>
        </w:rPr>
      </w:pPr>
    </w:p>
    <w:p w14:paraId="25414E81" w14:textId="03958D0E" w:rsidR="00F258EC" w:rsidRPr="00FC7C11" w:rsidRDefault="0020687F" w:rsidP="008F601B">
      <w:pPr>
        <w:pStyle w:val="BodyText"/>
        <w:jc w:val="center"/>
        <w:rPr>
          <w:b/>
        </w:rPr>
      </w:pPr>
      <w:r w:rsidRPr="00FC7C11">
        <w:rPr>
          <w:b/>
        </w:rPr>
        <w:t xml:space="preserve">DePaul University </w:t>
      </w:r>
      <w:r w:rsidR="004411DE" w:rsidRPr="00FC7C11">
        <w:rPr>
          <w:b/>
        </w:rPr>
        <w:t xml:space="preserve">~ </w:t>
      </w:r>
      <w:r w:rsidRPr="00FC7C11">
        <w:rPr>
          <w:b/>
        </w:rPr>
        <w:t>College of Education</w:t>
      </w:r>
    </w:p>
    <w:p w14:paraId="556D799D" w14:textId="146F9524" w:rsidR="00280847" w:rsidRPr="004B2DDA" w:rsidRDefault="00484C39" w:rsidP="008F601B">
      <w:pPr>
        <w:pStyle w:val="BodyText"/>
        <w:jc w:val="center"/>
        <w:rPr>
          <w:b/>
          <w:i/>
        </w:rPr>
      </w:pPr>
      <w:r w:rsidRPr="004B2DDA">
        <w:rPr>
          <w:b/>
          <w:i/>
        </w:rPr>
        <w:t>Course Number</w:t>
      </w:r>
      <w:r w:rsidR="00F258EC" w:rsidRPr="004B2DDA">
        <w:rPr>
          <w:b/>
          <w:i/>
        </w:rPr>
        <w:t>/</w:t>
      </w:r>
      <w:r w:rsidRPr="004B2DDA">
        <w:rPr>
          <w:b/>
          <w:i/>
        </w:rPr>
        <w:t>Course Title</w:t>
      </w:r>
    </w:p>
    <w:p w14:paraId="36F9043C" w14:textId="6091483D" w:rsidR="004411DE" w:rsidRPr="004B2DDA" w:rsidRDefault="004411DE" w:rsidP="008F601B">
      <w:pPr>
        <w:pStyle w:val="BodyText"/>
        <w:jc w:val="center"/>
        <w:rPr>
          <w:b/>
          <w:i/>
        </w:rPr>
      </w:pPr>
      <w:r w:rsidRPr="004B2DDA">
        <w:rPr>
          <w:b/>
          <w:i/>
        </w:rPr>
        <w:t>Academic Quarter/Year</w:t>
      </w:r>
      <w:r w:rsidR="00BF480E" w:rsidRPr="004B2DDA">
        <w:rPr>
          <w:b/>
          <w:i/>
        </w:rPr>
        <w:t xml:space="preserve"> </w:t>
      </w:r>
    </w:p>
    <w:p w14:paraId="1A854097" w14:textId="7CF56995" w:rsidR="00D07D1A" w:rsidRPr="004B2DDA" w:rsidRDefault="00F258EC" w:rsidP="008F601B">
      <w:pPr>
        <w:pStyle w:val="BodyText"/>
        <w:jc w:val="center"/>
        <w:rPr>
          <w:b/>
          <w:i/>
        </w:rPr>
      </w:pPr>
      <w:r w:rsidRPr="004B2DDA">
        <w:rPr>
          <w:b/>
          <w:i/>
        </w:rPr>
        <w:t>Meeting Day/Time</w:t>
      </w:r>
    </w:p>
    <w:p w14:paraId="1794F0B4" w14:textId="77777777" w:rsidR="008F601B" w:rsidRPr="00FC7C11" w:rsidRDefault="008F601B" w:rsidP="005E6B85">
      <w:pPr>
        <w:ind w:right="20"/>
        <w:rPr>
          <w:b/>
        </w:rPr>
      </w:pPr>
    </w:p>
    <w:p w14:paraId="09616A63" w14:textId="7340CA11" w:rsidR="00280847" w:rsidRPr="005E6B85" w:rsidRDefault="00484C39" w:rsidP="005E6B85">
      <w:pPr>
        <w:ind w:right="20"/>
        <w:rPr>
          <w:bCs/>
        </w:rPr>
      </w:pPr>
      <w:r w:rsidRPr="00FC7C11">
        <w:rPr>
          <w:b/>
          <w:sz w:val="24"/>
          <w:szCs w:val="24"/>
        </w:rPr>
        <w:t>Instructor:</w:t>
      </w:r>
    </w:p>
    <w:p w14:paraId="793B151A" w14:textId="7408EA56" w:rsidR="00280847" w:rsidRPr="00FC7C11" w:rsidRDefault="00484C39" w:rsidP="00FC7C11">
      <w:pPr>
        <w:ind w:right="20"/>
        <w:rPr>
          <w:b/>
          <w:sz w:val="24"/>
          <w:szCs w:val="24"/>
        </w:rPr>
      </w:pPr>
      <w:r w:rsidRPr="00FC7C11">
        <w:rPr>
          <w:b/>
          <w:sz w:val="24"/>
          <w:szCs w:val="24"/>
        </w:rPr>
        <w:t>Office</w:t>
      </w:r>
      <w:r w:rsidR="004411DE" w:rsidRPr="00FC7C11">
        <w:rPr>
          <w:b/>
          <w:sz w:val="24"/>
          <w:szCs w:val="24"/>
        </w:rPr>
        <w:t xml:space="preserve"> #</w:t>
      </w:r>
      <w:r w:rsidRPr="00FC7C11">
        <w:rPr>
          <w:b/>
          <w:sz w:val="24"/>
          <w:szCs w:val="24"/>
        </w:rPr>
        <w:t>:</w:t>
      </w:r>
    </w:p>
    <w:p w14:paraId="6AA58F0A" w14:textId="721CE37D" w:rsidR="00280847" w:rsidRPr="00FC7C11" w:rsidRDefault="00484C39" w:rsidP="00FC7C11">
      <w:pPr>
        <w:ind w:right="20"/>
        <w:rPr>
          <w:b/>
          <w:sz w:val="24"/>
          <w:szCs w:val="24"/>
        </w:rPr>
      </w:pPr>
      <w:r w:rsidRPr="00FC7C11">
        <w:rPr>
          <w:b/>
          <w:sz w:val="24"/>
          <w:szCs w:val="24"/>
        </w:rPr>
        <w:t xml:space="preserve">Office </w:t>
      </w:r>
      <w:r w:rsidR="004411DE" w:rsidRPr="00FC7C11">
        <w:rPr>
          <w:b/>
          <w:sz w:val="24"/>
          <w:szCs w:val="24"/>
        </w:rPr>
        <w:t>Telephone #</w:t>
      </w:r>
      <w:r w:rsidRPr="00FC7C11">
        <w:rPr>
          <w:b/>
          <w:sz w:val="24"/>
          <w:szCs w:val="24"/>
        </w:rPr>
        <w:t>:</w:t>
      </w:r>
    </w:p>
    <w:p w14:paraId="6C6D5191" w14:textId="6DE076B5" w:rsidR="00280847" w:rsidRPr="00FC7C11" w:rsidRDefault="004411DE" w:rsidP="00FC7C11">
      <w:pPr>
        <w:ind w:right="20"/>
        <w:rPr>
          <w:b/>
          <w:sz w:val="24"/>
          <w:szCs w:val="24"/>
        </w:rPr>
      </w:pPr>
      <w:r w:rsidRPr="00FC7C11">
        <w:rPr>
          <w:b/>
          <w:sz w:val="24"/>
          <w:szCs w:val="24"/>
        </w:rPr>
        <w:t>e-</w:t>
      </w:r>
      <w:r w:rsidR="002F4AC9">
        <w:rPr>
          <w:b/>
          <w:sz w:val="24"/>
          <w:szCs w:val="24"/>
        </w:rPr>
        <w:t>M</w:t>
      </w:r>
      <w:r w:rsidR="00484C39" w:rsidRPr="00FC7C11">
        <w:rPr>
          <w:b/>
          <w:sz w:val="24"/>
          <w:szCs w:val="24"/>
        </w:rPr>
        <w:t>ail:</w:t>
      </w:r>
    </w:p>
    <w:p w14:paraId="38DF06D6" w14:textId="5736E813" w:rsidR="00280847" w:rsidRPr="00FC7C11" w:rsidRDefault="00484C39" w:rsidP="00FC7C11">
      <w:pPr>
        <w:ind w:right="20"/>
        <w:rPr>
          <w:b/>
          <w:sz w:val="24"/>
          <w:szCs w:val="24"/>
        </w:rPr>
      </w:pPr>
      <w:r w:rsidRPr="00FC7C11">
        <w:rPr>
          <w:b/>
          <w:sz w:val="24"/>
          <w:szCs w:val="24"/>
        </w:rPr>
        <w:t>Office Hours</w:t>
      </w:r>
      <w:r w:rsidR="004411DE" w:rsidRPr="00FC7C11">
        <w:rPr>
          <w:b/>
          <w:sz w:val="24"/>
          <w:szCs w:val="24"/>
        </w:rPr>
        <w:t xml:space="preserve">: </w:t>
      </w:r>
      <w:r w:rsidR="004411DE" w:rsidRPr="00FC7C11">
        <w:rPr>
          <w:sz w:val="24"/>
          <w:szCs w:val="24"/>
        </w:rPr>
        <w:t>(</w:t>
      </w:r>
      <w:r w:rsidR="004411DE" w:rsidRPr="005E6B85">
        <w:rPr>
          <w:i/>
          <w:sz w:val="24"/>
          <w:szCs w:val="24"/>
        </w:rPr>
        <w:t xml:space="preserve">include virtual </w:t>
      </w:r>
      <w:r w:rsidR="0020687F" w:rsidRPr="005E6B85">
        <w:rPr>
          <w:i/>
          <w:sz w:val="24"/>
          <w:szCs w:val="24"/>
        </w:rPr>
        <w:t>office hours if online/hybrid course</w:t>
      </w:r>
      <w:r w:rsidR="0020687F" w:rsidRPr="00FC7C11">
        <w:rPr>
          <w:sz w:val="24"/>
          <w:szCs w:val="24"/>
        </w:rPr>
        <w:t>)</w:t>
      </w:r>
    </w:p>
    <w:p w14:paraId="5F160D97" w14:textId="77777777" w:rsidR="00280847" w:rsidRPr="00FC7C11" w:rsidRDefault="00280847" w:rsidP="00FC7C11">
      <w:pPr>
        <w:pStyle w:val="BodyText"/>
        <w:rPr>
          <w:b/>
        </w:rPr>
      </w:pPr>
    </w:p>
    <w:p w14:paraId="6C144F7E" w14:textId="461DBD49" w:rsidR="00280847" w:rsidRPr="00FC7C11" w:rsidRDefault="00484C39" w:rsidP="008F601B">
      <w:pPr>
        <w:rPr>
          <w:b/>
          <w:sz w:val="24"/>
          <w:szCs w:val="24"/>
        </w:rPr>
      </w:pPr>
      <w:r w:rsidRPr="00FC7C11">
        <w:rPr>
          <w:b/>
          <w:sz w:val="24"/>
          <w:szCs w:val="24"/>
        </w:rPr>
        <w:t xml:space="preserve">Required </w:t>
      </w:r>
      <w:r w:rsidR="00B3118B">
        <w:rPr>
          <w:b/>
          <w:sz w:val="24"/>
          <w:szCs w:val="24"/>
        </w:rPr>
        <w:t>Readings</w:t>
      </w:r>
      <w:r w:rsidRPr="00FC7C11">
        <w:rPr>
          <w:b/>
          <w:sz w:val="24"/>
          <w:szCs w:val="24"/>
        </w:rPr>
        <w:t>:</w:t>
      </w:r>
    </w:p>
    <w:p w14:paraId="623A755B" w14:textId="376B0BC8" w:rsidR="0020687F" w:rsidRPr="00FC7C11" w:rsidRDefault="0020687F" w:rsidP="008F601B">
      <w:pPr>
        <w:rPr>
          <w:b/>
          <w:sz w:val="24"/>
          <w:szCs w:val="24"/>
        </w:rPr>
      </w:pPr>
      <w:r w:rsidRPr="00FC7C11">
        <w:rPr>
          <w:b/>
          <w:sz w:val="24"/>
          <w:szCs w:val="24"/>
        </w:rPr>
        <w:t xml:space="preserve">Recommended </w:t>
      </w:r>
      <w:r w:rsidR="00B3118B">
        <w:rPr>
          <w:b/>
          <w:sz w:val="24"/>
          <w:szCs w:val="24"/>
        </w:rPr>
        <w:t>Readings</w:t>
      </w:r>
      <w:r w:rsidR="004411DE" w:rsidRPr="00FC7C11">
        <w:rPr>
          <w:b/>
          <w:sz w:val="24"/>
          <w:szCs w:val="24"/>
        </w:rPr>
        <w:t>:</w:t>
      </w:r>
      <w:r w:rsidRPr="00FC7C11">
        <w:rPr>
          <w:b/>
          <w:sz w:val="24"/>
          <w:szCs w:val="24"/>
        </w:rPr>
        <w:t xml:space="preserve"> </w:t>
      </w:r>
      <w:r w:rsidRPr="00FC7C11">
        <w:rPr>
          <w:sz w:val="24"/>
          <w:szCs w:val="24"/>
        </w:rPr>
        <w:t>(</w:t>
      </w:r>
      <w:r w:rsidRPr="008F601B">
        <w:rPr>
          <w:i/>
          <w:sz w:val="24"/>
          <w:szCs w:val="24"/>
        </w:rPr>
        <w:t>if applicable</w:t>
      </w:r>
      <w:r w:rsidRPr="00FC7C11">
        <w:rPr>
          <w:sz w:val="24"/>
          <w:szCs w:val="24"/>
        </w:rPr>
        <w:t>)</w:t>
      </w:r>
    </w:p>
    <w:p w14:paraId="77B50324" w14:textId="0D4360A2" w:rsidR="00280847" w:rsidRDefault="00280847" w:rsidP="008F601B">
      <w:pPr>
        <w:pStyle w:val="BodyText"/>
        <w:rPr>
          <w:b/>
        </w:rPr>
      </w:pPr>
    </w:p>
    <w:p w14:paraId="6CDED35B" w14:textId="77777777" w:rsidR="004B2DDA" w:rsidRPr="00FC7C11" w:rsidRDefault="004B2DDA" w:rsidP="008F601B">
      <w:pPr>
        <w:pStyle w:val="BodyText"/>
        <w:rPr>
          <w:b/>
        </w:rPr>
      </w:pPr>
    </w:p>
    <w:p w14:paraId="7646692C" w14:textId="19639EEB" w:rsidR="00280847" w:rsidRPr="00FC7C11" w:rsidRDefault="00F258EC" w:rsidP="00FC7C11">
      <w:pPr>
        <w:pStyle w:val="BodyText"/>
        <w:rPr>
          <w:b/>
        </w:rPr>
      </w:pPr>
      <w:r w:rsidRPr="00FC7C11">
        <w:rPr>
          <w:b/>
        </w:rPr>
        <w:t>COURSE DESCRIPTION</w:t>
      </w:r>
    </w:p>
    <w:p w14:paraId="0681CF5D" w14:textId="79FEC180" w:rsidR="00D95088" w:rsidRPr="00F26475" w:rsidRDefault="004411DE" w:rsidP="00FC7C11">
      <w:pPr>
        <w:pStyle w:val="BodyText"/>
      </w:pPr>
      <w:r w:rsidRPr="00FC7C11">
        <w:t>(</w:t>
      </w:r>
      <w:r w:rsidRPr="00A96C6C">
        <w:rPr>
          <w:i/>
        </w:rPr>
        <w:t xml:space="preserve">use the University Catalog course description found at </w:t>
      </w:r>
      <w:hyperlink r:id="rId9" w:history="1">
        <w:r w:rsidR="00D95088" w:rsidRPr="00A96C6C">
          <w:rPr>
            <w:rStyle w:val="Hyperlink"/>
            <w:i/>
          </w:rPr>
          <w:t>https://www.depaul.edu/university-catalog/course-descriptions/Pages/default.aspx</w:t>
        </w:r>
      </w:hyperlink>
      <w:r w:rsidRPr="00FC7C11">
        <w:rPr>
          <w:rStyle w:val="Hyperlink"/>
        </w:rPr>
        <w:t>)</w:t>
      </w:r>
    </w:p>
    <w:p w14:paraId="3CFCE52C" w14:textId="4F4E44DB" w:rsidR="00DA1B34" w:rsidRDefault="00DA1B34" w:rsidP="00FC7C11">
      <w:pPr>
        <w:pStyle w:val="BodyText"/>
        <w:rPr>
          <w:b/>
        </w:rPr>
      </w:pPr>
    </w:p>
    <w:p w14:paraId="08B47043" w14:textId="77777777" w:rsidR="004B2DDA" w:rsidRPr="00FC7C11" w:rsidRDefault="004B2DDA" w:rsidP="00FC7C11">
      <w:pPr>
        <w:pStyle w:val="BodyText"/>
        <w:rPr>
          <w:b/>
        </w:rPr>
      </w:pPr>
    </w:p>
    <w:p w14:paraId="4CF0A046" w14:textId="762B5B1F" w:rsidR="00DA1B34" w:rsidRPr="00FC7C11" w:rsidRDefault="00DA1B34" w:rsidP="00FC7C11">
      <w:pPr>
        <w:pStyle w:val="BodyText"/>
        <w:rPr>
          <w:b/>
        </w:rPr>
      </w:pPr>
      <w:r w:rsidRPr="00FC7C11">
        <w:rPr>
          <w:b/>
        </w:rPr>
        <w:t xml:space="preserve">COLLEGE OF EDUCATION </w:t>
      </w:r>
      <w:r w:rsidR="004411DE" w:rsidRPr="00FC7C11">
        <w:rPr>
          <w:b/>
        </w:rPr>
        <w:t xml:space="preserve">MISSION </w:t>
      </w:r>
    </w:p>
    <w:p w14:paraId="16A0F82B" w14:textId="570BFD73" w:rsidR="00E12499" w:rsidRPr="00FC7C11" w:rsidRDefault="00DA1B34" w:rsidP="006448CF">
      <w:pPr>
        <w:pStyle w:val="BodyText"/>
        <w:jc w:val="both"/>
        <w:rPr>
          <w:b/>
        </w:rPr>
      </w:pPr>
      <w:r w:rsidRPr="00FC7C11">
        <w:rPr>
          <w:rFonts w:eastAsiaTheme="minorHAnsi"/>
        </w:rPr>
        <w:t>The mission of DePaul University's College of Education is to prepare educators, counselors, and leaders who are committed to creating equitable, compassionate, intellectually rich, and socially just environments. As part of a Vincentian university, we cultivate the social conscience, understandings, and practices necessary to address social inequities among and with individuals, communities, and institutions. We develop critical, creative</w:t>
      </w:r>
      <w:r w:rsidR="00140977" w:rsidRPr="00FC7C11">
        <w:rPr>
          <w:rFonts w:eastAsiaTheme="minorHAnsi"/>
        </w:rPr>
        <w:t>, knowledgeable</w:t>
      </w:r>
      <w:r w:rsidRPr="00FC7C11">
        <w:rPr>
          <w:rFonts w:eastAsiaTheme="minorHAnsi"/>
        </w:rPr>
        <w:t xml:space="preserve"> practitioners and scholars who continually inquire and reflect on educational and professional practices. Through authentic experiences in and outside the classroom</w:t>
      </w:r>
      <w:r w:rsidR="00140977" w:rsidRPr="00FC7C11">
        <w:rPr>
          <w:rFonts w:eastAsiaTheme="minorHAnsi"/>
        </w:rPr>
        <w:t xml:space="preserve"> and other educational environments</w:t>
      </w:r>
      <w:r w:rsidRPr="00FC7C11">
        <w:rPr>
          <w:rFonts w:eastAsiaTheme="minorHAnsi"/>
        </w:rPr>
        <w:t xml:space="preserve"> we </w:t>
      </w:r>
      <w:r w:rsidR="00140977" w:rsidRPr="00FC7C11">
        <w:rPr>
          <w:rFonts w:eastAsiaTheme="minorHAnsi"/>
        </w:rPr>
        <w:t xml:space="preserve">prepare </w:t>
      </w:r>
      <w:r w:rsidRPr="00FC7C11">
        <w:rPr>
          <w:rFonts w:eastAsiaTheme="minorHAnsi"/>
        </w:rPr>
        <w:t>our students to be engaged, service- oriented citizens of local and global communities.</w:t>
      </w:r>
    </w:p>
    <w:p w14:paraId="65A819DF" w14:textId="3B5F4637" w:rsidR="006448CF" w:rsidRDefault="006448CF" w:rsidP="006448CF">
      <w:pPr>
        <w:adjustRightInd w:val="0"/>
        <w:jc w:val="both"/>
        <w:rPr>
          <w:rFonts w:eastAsiaTheme="minorHAnsi"/>
          <w:b/>
          <w:bCs/>
          <w:sz w:val="24"/>
          <w:szCs w:val="24"/>
        </w:rPr>
      </w:pPr>
    </w:p>
    <w:p w14:paraId="51158512" w14:textId="77777777" w:rsidR="004B2DDA" w:rsidRDefault="004B2DDA" w:rsidP="006448CF">
      <w:pPr>
        <w:adjustRightInd w:val="0"/>
        <w:jc w:val="both"/>
        <w:rPr>
          <w:rFonts w:eastAsiaTheme="minorHAnsi"/>
          <w:b/>
          <w:bCs/>
          <w:sz w:val="24"/>
          <w:szCs w:val="24"/>
        </w:rPr>
      </w:pPr>
    </w:p>
    <w:p w14:paraId="385D47F6" w14:textId="1D266973" w:rsidR="00030153" w:rsidRPr="00FC7C11" w:rsidRDefault="008F601B" w:rsidP="008F601B">
      <w:pPr>
        <w:adjustRightInd w:val="0"/>
        <w:rPr>
          <w:rFonts w:eastAsiaTheme="minorHAnsi"/>
          <w:sz w:val="24"/>
          <w:szCs w:val="24"/>
        </w:rPr>
      </w:pPr>
      <w:r w:rsidRPr="00FC7C11">
        <w:rPr>
          <w:rFonts w:eastAsiaTheme="minorHAnsi"/>
          <w:b/>
          <w:bCs/>
          <w:sz w:val="24"/>
          <w:szCs w:val="24"/>
        </w:rPr>
        <w:t xml:space="preserve">PROGRAM PERFORMANCE STANDARDS </w:t>
      </w:r>
    </w:p>
    <w:p w14:paraId="6D9E8700" w14:textId="24A68B29" w:rsidR="00B27414" w:rsidRPr="00FC7C11" w:rsidRDefault="00030153" w:rsidP="008F601B">
      <w:pPr>
        <w:adjustRightInd w:val="0"/>
        <w:jc w:val="both"/>
        <w:rPr>
          <w:rStyle w:val="Hyperlink"/>
          <w:rFonts w:eastAsiaTheme="minorHAnsi"/>
          <w:sz w:val="24"/>
          <w:szCs w:val="24"/>
        </w:rPr>
      </w:pPr>
      <w:r w:rsidRPr="00FC7C11">
        <w:rPr>
          <w:rFonts w:eastAsiaTheme="minorHAnsi"/>
          <w:sz w:val="24"/>
          <w:szCs w:val="24"/>
        </w:rPr>
        <w:t xml:space="preserve">Both the state and the DePaul College of Education expect you to meet performance standards. Program </w:t>
      </w:r>
      <w:r w:rsidR="008F601B" w:rsidRPr="00FC7C11">
        <w:rPr>
          <w:rFonts w:eastAsiaTheme="minorHAnsi"/>
          <w:sz w:val="24"/>
          <w:szCs w:val="24"/>
        </w:rPr>
        <w:t>S</w:t>
      </w:r>
      <w:r w:rsidRPr="00FC7C11">
        <w:rPr>
          <w:rFonts w:eastAsiaTheme="minorHAnsi"/>
          <w:sz w:val="24"/>
          <w:szCs w:val="24"/>
        </w:rPr>
        <w:t xml:space="preserve">tandards can be found at </w:t>
      </w:r>
      <w:hyperlink r:id="rId10" w:history="1">
        <w:r w:rsidR="00B27414" w:rsidRPr="00FC7C11">
          <w:rPr>
            <w:rStyle w:val="Hyperlink"/>
            <w:rFonts w:eastAsiaTheme="minorHAnsi"/>
            <w:sz w:val="24"/>
            <w:szCs w:val="24"/>
          </w:rPr>
          <w:t>https://education.depaul.edu/student-resources/policies-and-forms/Pages/program-standards.aspx</w:t>
        </w:r>
      </w:hyperlink>
    </w:p>
    <w:p w14:paraId="3CA9CA6D" w14:textId="77777777" w:rsidR="008F601B" w:rsidRPr="00FC7C11" w:rsidRDefault="008F601B" w:rsidP="008F601B">
      <w:pPr>
        <w:adjustRightInd w:val="0"/>
        <w:jc w:val="both"/>
        <w:rPr>
          <w:rFonts w:eastAsiaTheme="minorHAnsi"/>
          <w:sz w:val="24"/>
          <w:szCs w:val="24"/>
        </w:rPr>
      </w:pPr>
    </w:p>
    <w:p w14:paraId="2464B7ED" w14:textId="77777777" w:rsidR="008F601B" w:rsidRPr="00FC7C11" w:rsidRDefault="00030153" w:rsidP="008F601B">
      <w:pPr>
        <w:adjustRightInd w:val="0"/>
        <w:jc w:val="both"/>
        <w:rPr>
          <w:rFonts w:eastAsiaTheme="minorHAnsi"/>
          <w:sz w:val="24"/>
          <w:szCs w:val="24"/>
        </w:rPr>
      </w:pPr>
      <w:r w:rsidRPr="00FC7C11">
        <w:rPr>
          <w:rFonts w:eastAsiaTheme="minorHAnsi"/>
          <w:sz w:val="24"/>
          <w:szCs w:val="24"/>
        </w:rPr>
        <w:t xml:space="preserve">In this course you will be assessed on the following program standard: </w:t>
      </w:r>
    </w:p>
    <w:p w14:paraId="7FE86866" w14:textId="067485DB" w:rsidR="006448CF" w:rsidRDefault="00030153" w:rsidP="008F601B">
      <w:pPr>
        <w:adjustRightInd w:val="0"/>
        <w:jc w:val="both"/>
        <w:rPr>
          <w:rFonts w:eastAsiaTheme="minorHAnsi"/>
          <w:sz w:val="24"/>
          <w:szCs w:val="24"/>
        </w:rPr>
      </w:pPr>
      <w:r w:rsidRPr="00FC7C11">
        <w:rPr>
          <w:rFonts w:eastAsiaTheme="minorHAnsi"/>
          <w:sz w:val="24"/>
          <w:szCs w:val="24"/>
        </w:rPr>
        <w:t>(</w:t>
      </w:r>
      <w:r w:rsidR="00BF480E" w:rsidRPr="00FC7C11">
        <w:rPr>
          <w:rFonts w:eastAsiaTheme="minorHAnsi"/>
          <w:i/>
          <w:sz w:val="24"/>
          <w:szCs w:val="24"/>
        </w:rPr>
        <w:t xml:space="preserve">Instructor should </w:t>
      </w:r>
      <w:r w:rsidRPr="00FC7C11">
        <w:rPr>
          <w:rFonts w:eastAsiaTheme="minorHAnsi"/>
          <w:i/>
          <w:sz w:val="24"/>
          <w:szCs w:val="24"/>
        </w:rPr>
        <w:t>note specific ones for this course</w:t>
      </w:r>
      <w:r w:rsidR="00BF480E" w:rsidRPr="00FC7C11">
        <w:rPr>
          <w:rFonts w:eastAsiaTheme="minorHAnsi"/>
          <w:i/>
          <w:sz w:val="24"/>
          <w:szCs w:val="24"/>
        </w:rPr>
        <w:t xml:space="preserve"> which can be found in the chart above</w:t>
      </w:r>
      <w:r w:rsidRPr="00FC7C11">
        <w:rPr>
          <w:rFonts w:eastAsiaTheme="minorHAnsi"/>
          <w:sz w:val="24"/>
          <w:szCs w:val="24"/>
        </w:rPr>
        <w:t>)</w:t>
      </w:r>
      <w:r w:rsidR="008F601B" w:rsidRPr="00FC7C11">
        <w:rPr>
          <w:rFonts w:eastAsiaTheme="minorHAnsi"/>
          <w:sz w:val="24"/>
          <w:szCs w:val="24"/>
        </w:rPr>
        <w:t xml:space="preserve">. </w:t>
      </w:r>
    </w:p>
    <w:p w14:paraId="3D3BBF9D" w14:textId="7D4CA1CE" w:rsidR="008F601B" w:rsidRPr="00FC7C11" w:rsidRDefault="00030153" w:rsidP="008F601B">
      <w:pPr>
        <w:adjustRightInd w:val="0"/>
        <w:jc w:val="both"/>
        <w:rPr>
          <w:rFonts w:eastAsiaTheme="minorHAnsi"/>
          <w:sz w:val="24"/>
          <w:szCs w:val="24"/>
        </w:rPr>
      </w:pPr>
      <w:r w:rsidRPr="00FC7C11">
        <w:rPr>
          <w:rFonts w:eastAsiaTheme="minorHAnsi"/>
          <w:sz w:val="24"/>
          <w:szCs w:val="24"/>
        </w:rPr>
        <w:t xml:space="preserve">In addition, you are expected to meet </w:t>
      </w:r>
      <w:r w:rsidRPr="008F601B">
        <w:rPr>
          <w:rFonts w:eastAsiaTheme="minorHAnsi"/>
          <w:sz w:val="24"/>
          <w:szCs w:val="24"/>
        </w:rPr>
        <w:t xml:space="preserve">the </w:t>
      </w:r>
      <w:r w:rsidR="008F601B" w:rsidRPr="008F601B">
        <w:rPr>
          <w:sz w:val="24"/>
          <w:szCs w:val="24"/>
        </w:rPr>
        <w:t xml:space="preserve">Illinois Professional Teaching Standards (IPTS) </w:t>
      </w:r>
      <w:r w:rsidRPr="00FC7C11">
        <w:rPr>
          <w:rFonts w:eastAsiaTheme="minorHAnsi"/>
          <w:sz w:val="24"/>
          <w:szCs w:val="24"/>
        </w:rPr>
        <w:t xml:space="preserve">and related indicators. </w:t>
      </w:r>
      <w:r w:rsidR="008F601B" w:rsidRPr="00FC7C11">
        <w:rPr>
          <w:rFonts w:eastAsiaTheme="minorHAnsi"/>
          <w:sz w:val="24"/>
          <w:szCs w:val="24"/>
        </w:rPr>
        <w:t>IPTS and corresponding i</w:t>
      </w:r>
      <w:r w:rsidRPr="00FC7C11">
        <w:rPr>
          <w:rFonts w:eastAsiaTheme="minorHAnsi"/>
          <w:sz w:val="24"/>
          <w:szCs w:val="24"/>
        </w:rPr>
        <w:t xml:space="preserve">ndicators can be found at </w:t>
      </w:r>
      <w:hyperlink r:id="rId11" w:history="1">
        <w:r w:rsidR="00B27414" w:rsidRPr="00FC7C11">
          <w:rPr>
            <w:rStyle w:val="Hyperlink"/>
            <w:rFonts w:eastAsiaTheme="minorHAnsi"/>
            <w:sz w:val="24"/>
            <w:szCs w:val="24"/>
          </w:rPr>
          <w:t>https://education.depaul.edu/student-resources/policies-and-forms/Pages/ipts-indicators.aspx</w:t>
        </w:r>
      </w:hyperlink>
      <w:r w:rsidR="008F601B" w:rsidRPr="00FC7C11">
        <w:rPr>
          <w:rStyle w:val="Hyperlink"/>
          <w:rFonts w:eastAsiaTheme="minorHAnsi"/>
          <w:sz w:val="24"/>
          <w:szCs w:val="24"/>
        </w:rPr>
        <w:t>.</w:t>
      </w:r>
    </w:p>
    <w:p w14:paraId="17D48DF7" w14:textId="77777777" w:rsidR="008F601B" w:rsidRDefault="008F601B" w:rsidP="008F601B">
      <w:pPr>
        <w:adjustRightInd w:val="0"/>
        <w:jc w:val="both"/>
        <w:rPr>
          <w:rFonts w:eastAsiaTheme="minorHAnsi"/>
          <w:sz w:val="24"/>
          <w:szCs w:val="24"/>
        </w:rPr>
      </w:pPr>
    </w:p>
    <w:p w14:paraId="43057A3C" w14:textId="308FF55E" w:rsidR="00140977" w:rsidRPr="00FC7C11" w:rsidRDefault="00030153" w:rsidP="00FC7C11">
      <w:pPr>
        <w:adjustRightInd w:val="0"/>
        <w:jc w:val="both"/>
        <w:rPr>
          <w:i/>
          <w:sz w:val="24"/>
          <w:szCs w:val="24"/>
        </w:rPr>
      </w:pPr>
      <w:r w:rsidRPr="00FC7C11">
        <w:rPr>
          <w:rFonts w:eastAsiaTheme="minorHAnsi"/>
          <w:sz w:val="24"/>
          <w:szCs w:val="24"/>
        </w:rPr>
        <w:t xml:space="preserve">Competence in these standards will be based on the following objectives and assessed through course </w:t>
      </w:r>
      <w:r w:rsidRPr="00FC7C11">
        <w:rPr>
          <w:rFonts w:eastAsiaTheme="minorHAnsi"/>
          <w:sz w:val="24"/>
          <w:szCs w:val="24"/>
        </w:rPr>
        <w:lastRenderedPageBreak/>
        <w:t xml:space="preserve">assignments described in more detail below. </w:t>
      </w:r>
      <w:r w:rsidRPr="00FC7C11">
        <w:rPr>
          <w:sz w:val="24"/>
          <w:szCs w:val="24"/>
        </w:rPr>
        <w:t>(</w:t>
      </w:r>
      <w:r w:rsidR="008F601B" w:rsidRPr="00FC7C11">
        <w:rPr>
          <w:i/>
          <w:sz w:val="24"/>
          <w:szCs w:val="24"/>
        </w:rPr>
        <w:t>Instructor should l</w:t>
      </w:r>
      <w:r w:rsidR="00484C39" w:rsidRPr="00FC7C11">
        <w:rPr>
          <w:i/>
          <w:sz w:val="24"/>
          <w:szCs w:val="24"/>
        </w:rPr>
        <w:t>ist standards and briefly indicate how each standard will be assessed</w:t>
      </w:r>
      <w:r w:rsidRPr="00FC7C11">
        <w:rPr>
          <w:i/>
          <w:sz w:val="24"/>
          <w:szCs w:val="24"/>
        </w:rPr>
        <w:t>)</w:t>
      </w:r>
      <w:r w:rsidR="00484C39" w:rsidRPr="00FC7C11">
        <w:rPr>
          <w:i/>
          <w:sz w:val="24"/>
          <w:szCs w:val="24"/>
        </w:rPr>
        <w:t xml:space="preserve">. </w:t>
      </w:r>
    </w:p>
    <w:p w14:paraId="442F3088" w14:textId="77777777" w:rsidR="00140977" w:rsidRPr="00872A5A" w:rsidRDefault="00000000" w:rsidP="00872A5A">
      <w:pPr>
        <w:ind w:right="2393"/>
        <w:jc w:val="both"/>
        <w:rPr>
          <w:i/>
          <w:sz w:val="24"/>
          <w:szCs w:val="24"/>
        </w:rPr>
      </w:pPr>
      <w:hyperlink r:id="rId12" w:history="1">
        <w:r w:rsidR="00B27414" w:rsidRPr="00FC7C11">
          <w:rPr>
            <w:rStyle w:val="Hyperlink"/>
            <w:i/>
            <w:sz w:val="24"/>
            <w:szCs w:val="24"/>
          </w:rPr>
          <w:t>https://education.depaul.edu/student-resources/policies-and-forms/Pages/ipts-indicators.aspx</w:t>
        </w:r>
      </w:hyperlink>
    </w:p>
    <w:p w14:paraId="616597FD" w14:textId="77777777" w:rsidR="00B27414" w:rsidRPr="00872A5A" w:rsidRDefault="00B27414" w:rsidP="00872A5A">
      <w:pPr>
        <w:ind w:right="2393"/>
        <w:jc w:val="both"/>
        <w:rPr>
          <w:i/>
          <w:sz w:val="24"/>
          <w:szCs w:val="24"/>
        </w:rPr>
      </w:pPr>
      <w:r w:rsidRPr="00872A5A">
        <w:rPr>
          <w:i/>
          <w:sz w:val="24"/>
          <w:szCs w:val="24"/>
        </w:rPr>
        <w:t>(See specific indicators by course listed on the link above)</w:t>
      </w:r>
    </w:p>
    <w:p w14:paraId="12D16451" w14:textId="33E23580" w:rsidR="008F601B" w:rsidRDefault="008F601B" w:rsidP="00872A5A">
      <w:pPr>
        <w:ind w:right="2393"/>
        <w:jc w:val="both"/>
        <w:rPr>
          <w:b/>
          <w:sz w:val="24"/>
          <w:szCs w:val="24"/>
        </w:rPr>
      </w:pPr>
    </w:p>
    <w:p w14:paraId="082B3BA2" w14:textId="77777777" w:rsidR="006448CF" w:rsidRPr="00872A5A" w:rsidRDefault="006448CF" w:rsidP="00872A5A">
      <w:pPr>
        <w:ind w:right="2393"/>
        <w:jc w:val="both"/>
        <w:rPr>
          <w:b/>
          <w:sz w:val="24"/>
          <w:szCs w:val="24"/>
        </w:rPr>
      </w:pPr>
    </w:p>
    <w:p w14:paraId="1184A2CC" w14:textId="1DC4D531" w:rsidR="00280847" w:rsidRPr="00872A5A" w:rsidRDefault="00484C39" w:rsidP="00872A5A">
      <w:pPr>
        <w:ind w:right="2393"/>
        <w:jc w:val="both"/>
        <w:rPr>
          <w:b/>
          <w:sz w:val="24"/>
          <w:szCs w:val="24"/>
        </w:rPr>
      </w:pPr>
      <w:r w:rsidRPr="00872A5A">
        <w:rPr>
          <w:b/>
          <w:sz w:val="24"/>
          <w:szCs w:val="24"/>
        </w:rPr>
        <w:t>OBJECTIVES</w:t>
      </w:r>
    </w:p>
    <w:p w14:paraId="28663671" w14:textId="7C3A5D50" w:rsidR="00280847" w:rsidRPr="00872A5A" w:rsidRDefault="008F601B" w:rsidP="00872A5A">
      <w:pPr>
        <w:ind w:right="94"/>
        <w:jc w:val="both"/>
        <w:rPr>
          <w:i/>
          <w:sz w:val="24"/>
          <w:szCs w:val="24"/>
        </w:rPr>
      </w:pPr>
      <w:r w:rsidRPr="00872A5A">
        <w:rPr>
          <w:i/>
          <w:sz w:val="24"/>
          <w:szCs w:val="24"/>
        </w:rPr>
        <w:t>(</w:t>
      </w:r>
      <w:r w:rsidR="00BF480E" w:rsidRPr="00872A5A">
        <w:rPr>
          <w:i/>
          <w:sz w:val="24"/>
          <w:szCs w:val="24"/>
        </w:rPr>
        <w:t xml:space="preserve">Instructor should </w:t>
      </w:r>
      <w:r w:rsidR="00E06E50" w:rsidRPr="00872A5A">
        <w:rPr>
          <w:i/>
          <w:sz w:val="24"/>
          <w:szCs w:val="24"/>
        </w:rPr>
        <w:t>p</w:t>
      </w:r>
      <w:r w:rsidR="00484C39" w:rsidRPr="00872A5A">
        <w:rPr>
          <w:i/>
          <w:sz w:val="24"/>
          <w:szCs w:val="24"/>
        </w:rPr>
        <w:t xml:space="preserve">rovide bulleted list of objectives taken from the standards assigned to the course. </w:t>
      </w:r>
      <w:r w:rsidRPr="00872A5A">
        <w:rPr>
          <w:i/>
          <w:sz w:val="24"/>
          <w:szCs w:val="24"/>
        </w:rPr>
        <w:t xml:space="preserve">Instructor can </w:t>
      </w:r>
      <w:r w:rsidR="00484C39" w:rsidRPr="00872A5A">
        <w:rPr>
          <w:i/>
          <w:sz w:val="24"/>
          <w:szCs w:val="24"/>
        </w:rPr>
        <w:t>add additional objectives.</w:t>
      </w:r>
      <w:r w:rsidR="00BF480E" w:rsidRPr="00872A5A">
        <w:rPr>
          <w:i/>
          <w:sz w:val="24"/>
          <w:szCs w:val="24"/>
        </w:rPr>
        <w:t xml:space="preserve"> Objectives should use measurable, action verbs</w:t>
      </w:r>
      <w:r w:rsidRPr="00872A5A">
        <w:rPr>
          <w:i/>
          <w:sz w:val="24"/>
          <w:szCs w:val="24"/>
        </w:rPr>
        <w:t>)</w:t>
      </w:r>
    </w:p>
    <w:p w14:paraId="744347B7" w14:textId="7D9B57F1" w:rsidR="00280847" w:rsidRDefault="00280847" w:rsidP="00872A5A">
      <w:pPr>
        <w:pStyle w:val="BodyText"/>
        <w:jc w:val="both"/>
        <w:rPr>
          <w:i/>
        </w:rPr>
      </w:pPr>
    </w:p>
    <w:p w14:paraId="4B89AB31" w14:textId="77777777" w:rsidR="006448CF" w:rsidRPr="00872A5A" w:rsidRDefault="006448CF" w:rsidP="00872A5A">
      <w:pPr>
        <w:pStyle w:val="BodyText"/>
        <w:jc w:val="both"/>
        <w:rPr>
          <w:i/>
        </w:rPr>
      </w:pPr>
    </w:p>
    <w:p w14:paraId="49D1A097" w14:textId="77777777" w:rsidR="008F601B" w:rsidRPr="008F5B5F" w:rsidRDefault="008F601B" w:rsidP="00872A5A">
      <w:pPr>
        <w:pStyle w:val="Heading2"/>
        <w:ind w:left="0"/>
        <w:jc w:val="both"/>
      </w:pPr>
      <w:r w:rsidRPr="00872A5A">
        <w:t>METHODS</w:t>
      </w:r>
      <w:r w:rsidRPr="008F5B5F">
        <w:t xml:space="preserve"> OF INSTRUCTION </w:t>
      </w:r>
    </w:p>
    <w:p w14:paraId="2B00E8D4" w14:textId="48CE6D5C" w:rsidR="008F601B" w:rsidRPr="00FC7C11" w:rsidRDefault="006448CF" w:rsidP="00872A5A">
      <w:pPr>
        <w:pStyle w:val="Heading2"/>
        <w:ind w:left="0"/>
        <w:jc w:val="both"/>
        <w:rPr>
          <w:b w:val="0"/>
          <w:i/>
        </w:rPr>
      </w:pPr>
      <w:r>
        <w:rPr>
          <w:b w:val="0"/>
          <w:i/>
        </w:rPr>
        <w:t>(Explain the methods of instruction that will be used l</w:t>
      </w:r>
      <w:r w:rsidR="008F601B" w:rsidRPr="008F5B5F">
        <w:rPr>
          <w:b w:val="0"/>
          <w:i/>
        </w:rPr>
        <w:t xml:space="preserve">ecture, </w:t>
      </w:r>
      <w:r>
        <w:rPr>
          <w:b w:val="0"/>
          <w:i/>
        </w:rPr>
        <w:t>d</w:t>
      </w:r>
      <w:r w:rsidR="008F601B" w:rsidRPr="008F5B5F">
        <w:rPr>
          <w:b w:val="0"/>
          <w:i/>
        </w:rPr>
        <w:t xml:space="preserve">iscussion, </w:t>
      </w:r>
      <w:r>
        <w:rPr>
          <w:b w:val="0"/>
          <w:i/>
        </w:rPr>
        <w:t>s</w:t>
      </w:r>
      <w:r w:rsidR="008F601B" w:rsidRPr="008F5B5F">
        <w:rPr>
          <w:b w:val="0"/>
          <w:i/>
        </w:rPr>
        <w:t xml:space="preserve">mall </w:t>
      </w:r>
      <w:r>
        <w:rPr>
          <w:b w:val="0"/>
          <w:i/>
        </w:rPr>
        <w:t>g</w:t>
      </w:r>
      <w:r w:rsidR="008F601B" w:rsidRPr="008F5B5F">
        <w:rPr>
          <w:b w:val="0"/>
          <w:i/>
        </w:rPr>
        <w:t xml:space="preserve">roup </w:t>
      </w:r>
      <w:r>
        <w:rPr>
          <w:b w:val="0"/>
          <w:i/>
        </w:rPr>
        <w:t>w</w:t>
      </w:r>
      <w:r w:rsidR="008F601B" w:rsidRPr="008F5B5F">
        <w:rPr>
          <w:b w:val="0"/>
          <w:i/>
        </w:rPr>
        <w:t xml:space="preserve">ork, </w:t>
      </w:r>
      <w:r w:rsidRPr="008F5B5F">
        <w:rPr>
          <w:b w:val="0"/>
          <w:i/>
        </w:rPr>
        <w:t>field work, readings</w:t>
      </w:r>
      <w:r w:rsidR="008F601B" w:rsidRPr="00872A5A">
        <w:rPr>
          <w:b w:val="0"/>
          <w:i/>
        </w:rPr>
        <w:t>, etc</w:t>
      </w:r>
      <w:r w:rsidR="008F601B" w:rsidRPr="00A96C6C">
        <w:rPr>
          <w:b w:val="0"/>
        </w:rPr>
        <w:t xml:space="preserve">. </w:t>
      </w:r>
      <w:r w:rsidR="008F601B" w:rsidRPr="00A96C6C">
        <w:rPr>
          <w:b w:val="0"/>
          <w:i/>
        </w:rPr>
        <w:t>Example:  Class time will be divided into different combinations of the following:  lecture, small and large group discussion, workshops, video analysis, in and out of class assignments, field-based work, and student presentations.</w:t>
      </w:r>
      <w:r w:rsidR="008F5B5F" w:rsidRPr="00872A5A">
        <w:rPr>
          <w:b w:val="0"/>
          <w:i/>
        </w:rPr>
        <w:t>)</w:t>
      </w:r>
    </w:p>
    <w:p w14:paraId="5CF0CEF3" w14:textId="4B466221" w:rsidR="008F601B" w:rsidRDefault="008F601B" w:rsidP="00872A5A">
      <w:pPr>
        <w:pStyle w:val="BodyText"/>
        <w:jc w:val="both"/>
        <w:rPr>
          <w:b/>
        </w:rPr>
      </w:pPr>
    </w:p>
    <w:p w14:paraId="662F6227" w14:textId="77777777" w:rsidR="006448CF" w:rsidRPr="00872A5A" w:rsidRDefault="006448CF" w:rsidP="00872A5A">
      <w:pPr>
        <w:pStyle w:val="BodyText"/>
        <w:jc w:val="both"/>
        <w:rPr>
          <w:b/>
        </w:rPr>
      </w:pPr>
    </w:p>
    <w:p w14:paraId="1D403A7D" w14:textId="3262853A" w:rsidR="008F601B" w:rsidRPr="00872A5A" w:rsidRDefault="008F601B" w:rsidP="00872A5A">
      <w:pPr>
        <w:adjustRightInd w:val="0"/>
        <w:jc w:val="both"/>
        <w:rPr>
          <w:rFonts w:eastAsiaTheme="minorHAnsi"/>
          <w:bCs/>
          <w:color w:val="FB0007"/>
          <w:sz w:val="24"/>
          <w:szCs w:val="24"/>
        </w:rPr>
      </w:pPr>
      <w:r w:rsidRPr="00872A5A">
        <w:rPr>
          <w:b/>
          <w:sz w:val="24"/>
          <w:szCs w:val="24"/>
        </w:rPr>
        <w:t>COURSE</w:t>
      </w:r>
      <w:r w:rsidRPr="008F5B5F">
        <w:rPr>
          <w:b/>
          <w:sz w:val="24"/>
          <w:szCs w:val="24"/>
        </w:rPr>
        <w:t xml:space="preserve"> ACCESS</w:t>
      </w:r>
      <w:r w:rsidRPr="008F5B5F">
        <w:rPr>
          <w:i/>
          <w:sz w:val="24"/>
          <w:szCs w:val="24"/>
        </w:rPr>
        <w:t xml:space="preserve"> </w:t>
      </w:r>
      <w:r w:rsidRPr="008F5B5F">
        <w:rPr>
          <w:rFonts w:eastAsiaTheme="minorHAnsi"/>
          <w:sz w:val="24"/>
          <w:szCs w:val="24"/>
        </w:rPr>
        <w:t xml:space="preserve">Course materials are available </w:t>
      </w:r>
      <w:r w:rsidR="008F5B5F">
        <w:rPr>
          <w:rFonts w:eastAsiaTheme="minorHAnsi"/>
          <w:sz w:val="24"/>
          <w:szCs w:val="24"/>
        </w:rPr>
        <w:t>in</w:t>
      </w:r>
      <w:r w:rsidRPr="00872A5A">
        <w:rPr>
          <w:rFonts w:eastAsiaTheme="minorHAnsi"/>
          <w:sz w:val="24"/>
          <w:szCs w:val="24"/>
        </w:rPr>
        <w:t xml:space="preserve"> Desire2Learn (D2L</w:t>
      </w:r>
      <w:r w:rsidRPr="008F5B5F">
        <w:rPr>
          <w:rFonts w:eastAsiaTheme="minorHAnsi"/>
          <w:sz w:val="24"/>
          <w:szCs w:val="24"/>
        </w:rPr>
        <w:t xml:space="preserve">). </w:t>
      </w:r>
      <w:r w:rsidR="008F5B5F">
        <w:rPr>
          <w:rFonts w:eastAsiaTheme="minorHAnsi"/>
          <w:sz w:val="24"/>
          <w:szCs w:val="24"/>
        </w:rPr>
        <w:t>U</w:t>
      </w:r>
      <w:r w:rsidRPr="00872A5A">
        <w:rPr>
          <w:rFonts w:eastAsiaTheme="minorHAnsi"/>
          <w:sz w:val="24"/>
          <w:szCs w:val="24"/>
        </w:rPr>
        <w:t>se your DePaul username and password to log in to the D2L home page (</w:t>
      </w:r>
      <w:r w:rsidRPr="00872A5A">
        <w:rPr>
          <w:rFonts w:eastAsiaTheme="minorHAnsi"/>
          <w:color w:val="0000FF"/>
          <w:sz w:val="24"/>
          <w:szCs w:val="24"/>
        </w:rPr>
        <w:t>http://d2l.depaul.edu</w:t>
      </w:r>
      <w:r w:rsidRPr="00872A5A">
        <w:rPr>
          <w:rFonts w:eastAsiaTheme="minorHAnsi"/>
          <w:sz w:val="24"/>
          <w:szCs w:val="24"/>
        </w:rPr>
        <w:t xml:space="preserve">). </w:t>
      </w:r>
      <w:r w:rsidRPr="004B2DDA">
        <w:rPr>
          <w:rFonts w:eastAsiaTheme="minorHAnsi"/>
          <w:bCs/>
          <w:color w:val="C00000"/>
          <w:sz w:val="24"/>
          <w:szCs w:val="24"/>
        </w:rPr>
        <w:t xml:space="preserve">Not having access to a working computer or any other technology-related excuse is not an acceptable reason for failing to submit your work on time. </w:t>
      </w:r>
    </w:p>
    <w:p w14:paraId="5423404C" w14:textId="42D56E06" w:rsidR="00280847" w:rsidRDefault="00280847" w:rsidP="00872A5A">
      <w:pPr>
        <w:pStyle w:val="BodyText"/>
        <w:rPr>
          <w:i/>
        </w:rPr>
      </w:pPr>
    </w:p>
    <w:p w14:paraId="10EABFB0" w14:textId="77777777" w:rsidR="006448CF" w:rsidRPr="00872A5A" w:rsidRDefault="006448CF" w:rsidP="00872A5A">
      <w:pPr>
        <w:pStyle w:val="BodyText"/>
        <w:rPr>
          <w:i/>
        </w:rPr>
      </w:pPr>
    </w:p>
    <w:p w14:paraId="2F6EF4C7" w14:textId="77777777" w:rsidR="008F5B5F" w:rsidRDefault="00484C39" w:rsidP="00872A5A">
      <w:pPr>
        <w:pStyle w:val="Heading2"/>
        <w:ind w:left="0"/>
      </w:pPr>
      <w:r w:rsidRPr="00872A5A">
        <w:t>COURSE REQUIREMENTS</w:t>
      </w:r>
    </w:p>
    <w:p w14:paraId="67669785" w14:textId="362722E0" w:rsidR="00280847" w:rsidRPr="00872A5A" w:rsidRDefault="008F5B5F" w:rsidP="004B2DDA">
      <w:pPr>
        <w:pStyle w:val="Heading2"/>
        <w:ind w:left="0"/>
        <w:jc w:val="both"/>
        <w:rPr>
          <w:b w:val="0"/>
          <w:i/>
        </w:rPr>
      </w:pPr>
      <w:r w:rsidRPr="00872A5A">
        <w:rPr>
          <w:b w:val="0"/>
          <w:i/>
        </w:rPr>
        <w:t>(</w:t>
      </w:r>
      <w:r w:rsidRPr="00FC7C11">
        <w:rPr>
          <w:b w:val="0"/>
          <w:i/>
        </w:rPr>
        <w:t>list a</w:t>
      </w:r>
      <w:r w:rsidR="005A27C4" w:rsidRPr="00872A5A">
        <w:rPr>
          <w:b w:val="0"/>
          <w:i/>
        </w:rPr>
        <w:t>ssignments</w:t>
      </w:r>
      <w:r w:rsidR="004B2DDA" w:rsidRPr="00872A5A">
        <w:rPr>
          <w:b w:val="0"/>
          <w:i/>
        </w:rPr>
        <w:t>, field work, attendance, participation, professionalism, dispositional</w:t>
      </w:r>
      <w:r w:rsidR="004B2DDA">
        <w:rPr>
          <w:b w:val="0"/>
          <w:i/>
        </w:rPr>
        <w:t xml:space="preserve"> </w:t>
      </w:r>
      <w:r w:rsidR="004B2DDA" w:rsidRPr="00872A5A">
        <w:rPr>
          <w:b w:val="0"/>
          <w:i/>
        </w:rPr>
        <w:t>expectations</w:t>
      </w:r>
      <w:r w:rsidRPr="00872A5A">
        <w:rPr>
          <w:b w:val="0"/>
          <w:i/>
        </w:rPr>
        <w:t>)</w:t>
      </w:r>
    </w:p>
    <w:p w14:paraId="6F6FE51D" w14:textId="77777777" w:rsidR="00221306" w:rsidRPr="00872A5A" w:rsidRDefault="00221306" w:rsidP="00872A5A">
      <w:pPr>
        <w:adjustRightInd w:val="0"/>
        <w:rPr>
          <w:rFonts w:eastAsiaTheme="minorHAnsi"/>
          <w:sz w:val="24"/>
          <w:szCs w:val="24"/>
        </w:rPr>
      </w:pPr>
    </w:p>
    <w:p w14:paraId="5BA57190" w14:textId="7A7F719C" w:rsidR="00BF480E" w:rsidRPr="004B2DDA" w:rsidRDefault="00BF480E" w:rsidP="004B2DDA">
      <w:pPr>
        <w:pStyle w:val="ListParagraph"/>
        <w:numPr>
          <w:ilvl w:val="0"/>
          <w:numId w:val="4"/>
        </w:numPr>
        <w:spacing w:before="0"/>
        <w:ind w:left="360"/>
        <w:rPr>
          <w:b/>
          <w:sz w:val="24"/>
          <w:szCs w:val="24"/>
        </w:rPr>
      </w:pPr>
      <w:r w:rsidRPr="00872A5A">
        <w:rPr>
          <w:sz w:val="24"/>
          <w:szCs w:val="24"/>
        </w:rPr>
        <w:t xml:space="preserve"> </w:t>
      </w:r>
      <w:r w:rsidRPr="00872A5A">
        <w:rPr>
          <w:b/>
          <w:sz w:val="24"/>
          <w:szCs w:val="24"/>
        </w:rPr>
        <w:t>Assignments</w:t>
      </w:r>
      <w:r w:rsidR="004B2DDA">
        <w:rPr>
          <w:b/>
          <w:sz w:val="24"/>
          <w:szCs w:val="24"/>
        </w:rPr>
        <w:t xml:space="preserve"> </w:t>
      </w:r>
      <w:r w:rsidR="008F5B5F" w:rsidRPr="004B2DDA">
        <w:rPr>
          <w:i/>
          <w:sz w:val="24"/>
          <w:szCs w:val="24"/>
        </w:rPr>
        <w:t>(include description of expectations, points or percentage of grade, and a rubric)</w:t>
      </w:r>
    </w:p>
    <w:p w14:paraId="06365946" w14:textId="77777777" w:rsidR="004B2DDA" w:rsidRPr="004B2DDA" w:rsidRDefault="004B2DDA" w:rsidP="004B2DDA">
      <w:pPr>
        <w:pStyle w:val="ListParagraph"/>
        <w:spacing w:before="0"/>
        <w:ind w:left="360"/>
        <w:rPr>
          <w:b/>
          <w:sz w:val="24"/>
          <w:szCs w:val="24"/>
        </w:rPr>
      </w:pPr>
    </w:p>
    <w:p w14:paraId="17C33D8B" w14:textId="18F5FAEB" w:rsidR="00280847" w:rsidRPr="004B2DDA" w:rsidRDefault="008F5B5F" w:rsidP="004B2DDA">
      <w:pPr>
        <w:pStyle w:val="ListParagraph"/>
        <w:numPr>
          <w:ilvl w:val="0"/>
          <w:numId w:val="4"/>
        </w:numPr>
        <w:spacing w:before="0"/>
        <w:ind w:left="360"/>
        <w:jc w:val="both"/>
        <w:rPr>
          <w:sz w:val="24"/>
          <w:szCs w:val="24"/>
        </w:rPr>
      </w:pPr>
      <w:r w:rsidRPr="008F5B5F">
        <w:rPr>
          <w:b/>
          <w:sz w:val="24"/>
          <w:szCs w:val="24"/>
        </w:rPr>
        <w:t>Field Experience</w:t>
      </w:r>
      <w:r>
        <w:rPr>
          <w:b/>
          <w:sz w:val="24"/>
          <w:szCs w:val="24"/>
        </w:rPr>
        <w:t xml:space="preserve"> </w:t>
      </w:r>
      <w:r w:rsidR="004B2DDA">
        <w:rPr>
          <w:i/>
          <w:sz w:val="24"/>
          <w:szCs w:val="24"/>
        </w:rPr>
        <w:t>(if applicable -</w:t>
      </w:r>
      <w:r w:rsidR="00484C39" w:rsidRPr="004B2DDA">
        <w:rPr>
          <w:i/>
          <w:sz w:val="24"/>
          <w:szCs w:val="24"/>
        </w:rPr>
        <w:t>Describe field experience requirements if applicable)</w:t>
      </w:r>
    </w:p>
    <w:p w14:paraId="381CACB4" w14:textId="661C4D63" w:rsidR="00221306" w:rsidRPr="00872A5A" w:rsidRDefault="00221306" w:rsidP="004B2DDA">
      <w:pPr>
        <w:adjustRightInd w:val="0"/>
        <w:ind w:left="360"/>
        <w:jc w:val="both"/>
        <w:rPr>
          <w:rFonts w:eastAsiaTheme="minorHAnsi"/>
          <w:color w:val="0000FF"/>
          <w:sz w:val="24"/>
          <w:szCs w:val="24"/>
        </w:rPr>
      </w:pPr>
      <w:r w:rsidRPr="00872A5A">
        <w:rPr>
          <w:rFonts w:eastAsiaTheme="minorHAnsi"/>
          <w:sz w:val="24"/>
          <w:szCs w:val="24"/>
        </w:rPr>
        <w:t xml:space="preserve">During this course, all students are required to complete a minimum of 20 </w:t>
      </w:r>
      <w:r w:rsidR="008F5B5F">
        <w:rPr>
          <w:rFonts w:eastAsiaTheme="minorHAnsi"/>
          <w:sz w:val="24"/>
          <w:szCs w:val="24"/>
        </w:rPr>
        <w:t xml:space="preserve">field experience </w:t>
      </w:r>
      <w:r w:rsidRPr="006C7B20">
        <w:rPr>
          <w:rFonts w:eastAsiaTheme="minorHAnsi"/>
          <w:sz w:val="24"/>
          <w:szCs w:val="24"/>
        </w:rPr>
        <w:t>clock hours of Level</w:t>
      </w:r>
      <w:r w:rsidR="008F5B5F">
        <w:rPr>
          <w:rFonts w:eastAsiaTheme="minorHAnsi"/>
          <w:sz w:val="24"/>
          <w:szCs w:val="24"/>
        </w:rPr>
        <w:t>____ (</w:t>
      </w:r>
      <w:r w:rsidR="008F5B5F" w:rsidRPr="006C7B20">
        <w:rPr>
          <w:rFonts w:eastAsiaTheme="minorHAnsi"/>
          <w:i/>
          <w:sz w:val="24"/>
          <w:szCs w:val="24"/>
        </w:rPr>
        <w:t>state whether Level I or Level II</w:t>
      </w:r>
      <w:r w:rsidR="008F5B5F">
        <w:rPr>
          <w:rFonts w:eastAsiaTheme="minorHAnsi"/>
          <w:sz w:val="24"/>
          <w:szCs w:val="24"/>
        </w:rPr>
        <w:t xml:space="preserve">) </w:t>
      </w:r>
      <w:r w:rsidRPr="00872A5A">
        <w:rPr>
          <w:rFonts w:eastAsiaTheme="minorHAnsi"/>
          <w:sz w:val="24"/>
          <w:szCs w:val="24"/>
        </w:rPr>
        <w:t xml:space="preserve">field experience </w:t>
      </w:r>
      <w:r w:rsidR="008F5B5F">
        <w:rPr>
          <w:rFonts w:eastAsiaTheme="minorHAnsi"/>
          <w:sz w:val="24"/>
          <w:szCs w:val="24"/>
        </w:rPr>
        <w:t xml:space="preserve">hours </w:t>
      </w:r>
      <w:r w:rsidRPr="00872A5A">
        <w:rPr>
          <w:rFonts w:eastAsiaTheme="minorHAnsi"/>
          <w:sz w:val="24"/>
          <w:szCs w:val="24"/>
        </w:rPr>
        <w:t xml:space="preserve">in a </w:t>
      </w:r>
      <w:r w:rsidRPr="00872A5A">
        <w:rPr>
          <w:rFonts w:eastAsiaTheme="minorHAnsi"/>
          <w:b/>
          <w:bCs/>
          <w:sz w:val="24"/>
          <w:szCs w:val="24"/>
        </w:rPr>
        <w:t xml:space="preserve">school setting </w:t>
      </w:r>
      <w:r w:rsidRPr="00872A5A">
        <w:rPr>
          <w:rFonts w:eastAsiaTheme="minorHAnsi"/>
          <w:sz w:val="24"/>
          <w:szCs w:val="24"/>
        </w:rPr>
        <w:t xml:space="preserve">during school hours.  Field experience requirements, including the required process for field experiences clearance, are listed on the College of Education webpage (see </w:t>
      </w:r>
    </w:p>
    <w:p w14:paraId="68110068" w14:textId="0F84F388" w:rsidR="008F5B5F" w:rsidRDefault="00000000" w:rsidP="004B2DDA">
      <w:pPr>
        <w:adjustRightInd w:val="0"/>
        <w:ind w:left="360"/>
        <w:jc w:val="both"/>
        <w:rPr>
          <w:rFonts w:eastAsiaTheme="minorHAnsi"/>
          <w:sz w:val="24"/>
          <w:szCs w:val="24"/>
        </w:rPr>
      </w:pPr>
      <w:hyperlink r:id="rId13" w:history="1">
        <w:r w:rsidR="00DA01DB" w:rsidRPr="00872A5A">
          <w:rPr>
            <w:rStyle w:val="Hyperlink"/>
            <w:rFonts w:eastAsiaTheme="minorHAnsi"/>
            <w:sz w:val="24"/>
            <w:szCs w:val="24"/>
          </w:rPr>
          <w:t>https://education.depaul.edu/student-resources/field-experiences/Pages/default.aspx</w:t>
        </w:r>
      </w:hyperlink>
    </w:p>
    <w:p w14:paraId="3A8C09BA" w14:textId="064EC5B3" w:rsidR="008F5B5F" w:rsidRDefault="00E12499" w:rsidP="004B2DDA">
      <w:pPr>
        <w:adjustRightInd w:val="0"/>
        <w:ind w:left="360"/>
        <w:jc w:val="both"/>
        <w:rPr>
          <w:rFonts w:eastAsiaTheme="minorHAnsi"/>
          <w:sz w:val="24"/>
          <w:szCs w:val="24"/>
        </w:rPr>
      </w:pPr>
      <w:r w:rsidRPr="00872A5A">
        <w:rPr>
          <w:rFonts w:eastAsiaTheme="minorHAnsi"/>
          <w:sz w:val="24"/>
          <w:szCs w:val="24"/>
        </w:rPr>
        <w:t xml:space="preserve">In order to be </w:t>
      </w:r>
      <w:r w:rsidR="00221306" w:rsidRPr="00872A5A">
        <w:rPr>
          <w:rFonts w:eastAsiaTheme="minorHAnsi"/>
          <w:sz w:val="24"/>
          <w:szCs w:val="24"/>
        </w:rPr>
        <w:t xml:space="preserve">placed, students must have completed and dropped in the course D2L </w:t>
      </w:r>
      <w:r w:rsidR="008443BA" w:rsidRPr="00872A5A">
        <w:rPr>
          <w:rFonts w:eastAsiaTheme="minorHAnsi"/>
          <w:sz w:val="24"/>
          <w:szCs w:val="24"/>
        </w:rPr>
        <w:t>Submissions</w:t>
      </w:r>
      <w:r w:rsidR="00221306" w:rsidRPr="00872A5A">
        <w:rPr>
          <w:rFonts w:eastAsiaTheme="minorHAnsi"/>
          <w:sz w:val="24"/>
          <w:szCs w:val="24"/>
        </w:rPr>
        <w:t xml:space="preserve"> the following: </w:t>
      </w:r>
    </w:p>
    <w:p w14:paraId="749EB471" w14:textId="04303F23" w:rsidR="00872A5A" w:rsidRDefault="00221306" w:rsidP="004B2DDA">
      <w:pPr>
        <w:pStyle w:val="ListParagraph"/>
        <w:numPr>
          <w:ilvl w:val="0"/>
          <w:numId w:val="12"/>
        </w:numPr>
        <w:adjustRightInd w:val="0"/>
        <w:spacing w:before="0"/>
        <w:ind w:left="810"/>
        <w:jc w:val="both"/>
        <w:rPr>
          <w:rFonts w:eastAsiaTheme="minorHAnsi"/>
          <w:sz w:val="24"/>
          <w:szCs w:val="24"/>
        </w:rPr>
      </w:pPr>
      <w:r w:rsidRPr="00872A5A">
        <w:rPr>
          <w:rFonts w:eastAsiaTheme="minorHAnsi"/>
          <w:sz w:val="24"/>
          <w:szCs w:val="24"/>
        </w:rPr>
        <w:t>the CPS Approval Notice</w:t>
      </w:r>
    </w:p>
    <w:p w14:paraId="5FA6E48E" w14:textId="0287FA62" w:rsidR="00872A5A" w:rsidRDefault="00221306" w:rsidP="004B2DDA">
      <w:pPr>
        <w:pStyle w:val="ListParagraph"/>
        <w:numPr>
          <w:ilvl w:val="0"/>
          <w:numId w:val="12"/>
        </w:numPr>
        <w:adjustRightInd w:val="0"/>
        <w:spacing w:before="0"/>
        <w:ind w:left="810"/>
        <w:jc w:val="both"/>
        <w:rPr>
          <w:rFonts w:eastAsiaTheme="minorHAnsi"/>
          <w:sz w:val="24"/>
          <w:szCs w:val="24"/>
        </w:rPr>
      </w:pPr>
      <w:r w:rsidRPr="00872A5A">
        <w:rPr>
          <w:rFonts w:eastAsiaTheme="minorHAnsi"/>
          <w:sz w:val="24"/>
          <w:szCs w:val="24"/>
        </w:rPr>
        <w:t>the Guidelines form</w:t>
      </w:r>
    </w:p>
    <w:p w14:paraId="6C1CC19C" w14:textId="6C32249E" w:rsidR="00221306" w:rsidRPr="00872A5A" w:rsidRDefault="00221306" w:rsidP="004B2DDA">
      <w:pPr>
        <w:pStyle w:val="ListParagraph"/>
        <w:numPr>
          <w:ilvl w:val="0"/>
          <w:numId w:val="12"/>
        </w:numPr>
        <w:adjustRightInd w:val="0"/>
        <w:spacing w:before="0"/>
        <w:ind w:left="810"/>
        <w:jc w:val="both"/>
        <w:rPr>
          <w:rFonts w:eastAsiaTheme="minorHAnsi"/>
          <w:sz w:val="24"/>
          <w:szCs w:val="24"/>
        </w:rPr>
      </w:pPr>
      <w:r w:rsidRPr="00872A5A">
        <w:rPr>
          <w:rFonts w:eastAsiaTheme="minorHAnsi"/>
          <w:sz w:val="24"/>
          <w:szCs w:val="24"/>
        </w:rPr>
        <w:t>the Mandate Reporter Training Certificate</w:t>
      </w:r>
    </w:p>
    <w:p w14:paraId="62D574E7" w14:textId="77777777" w:rsidR="00872A5A" w:rsidRPr="00872A5A" w:rsidRDefault="00872A5A" w:rsidP="004B2DDA">
      <w:pPr>
        <w:pStyle w:val="ListParagraph"/>
        <w:adjustRightInd w:val="0"/>
        <w:spacing w:before="0"/>
        <w:ind w:left="360"/>
        <w:jc w:val="both"/>
        <w:rPr>
          <w:rFonts w:eastAsiaTheme="minorHAnsi"/>
          <w:sz w:val="24"/>
          <w:szCs w:val="24"/>
        </w:rPr>
      </w:pPr>
    </w:p>
    <w:p w14:paraId="2F686066" w14:textId="14CEA456" w:rsidR="00872A5A" w:rsidRDefault="00221306" w:rsidP="004B2DDA">
      <w:pPr>
        <w:adjustRightInd w:val="0"/>
        <w:ind w:left="360"/>
        <w:jc w:val="both"/>
        <w:rPr>
          <w:rFonts w:eastAsiaTheme="minorHAnsi"/>
          <w:sz w:val="24"/>
          <w:szCs w:val="24"/>
        </w:rPr>
      </w:pPr>
      <w:r w:rsidRPr="00872A5A">
        <w:rPr>
          <w:rFonts w:eastAsiaTheme="minorHAnsi"/>
          <w:sz w:val="24"/>
          <w:szCs w:val="24"/>
        </w:rPr>
        <w:t>Based on you</w:t>
      </w:r>
      <w:r w:rsidR="00D07D1A" w:rsidRPr="00872A5A">
        <w:rPr>
          <w:rFonts w:eastAsiaTheme="minorHAnsi"/>
          <w:sz w:val="24"/>
          <w:szCs w:val="24"/>
        </w:rPr>
        <w:t>r</w:t>
      </w:r>
      <w:r w:rsidRPr="00872A5A">
        <w:rPr>
          <w:rFonts w:eastAsiaTheme="minorHAnsi"/>
          <w:sz w:val="24"/>
          <w:szCs w:val="24"/>
        </w:rPr>
        <w:t xml:space="preserve"> field experience, </w:t>
      </w:r>
      <w:r w:rsidR="00D07D1A" w:rsidRPr="00872A5A">
        <w:rPr>
          <w:rFonts w:eastAsiaTheme="minorHAnsi"/>
          <w:sz w:val="24"/>
          <w:szCs w:val="24"/>
        </w:rPr>
        <w:t>(</w:t>
      </w:r>
      <w:r w:rsidR="00D07D1A" w:rsidRPr="00872A5A">
        <w:rPr>
          <w:rFonts w:eastAsiaTheme="minorHAnsi"/>
          <w:i/>
          <w:sz w:val="24"/>
          <w:szCs w:val="24"/>
        </w:rPr>
        <w:t xml:space="preserve">Instructors, PLEASE ADJUST THIS SECTION TO MATCH YOUR COURSE REQUIREMENTS) </w:t>
      </w:r>
      <w:r w:rsidRPr="00872A5A">
        <w:rPr>
          <w:rFonts w:eastAsiaTheme="minorHAnsi"/>
          <w:sz w:val="24"/>
          <w:szCs w:val="24"/>
        </w:rPr>
        <w:t>you will be required to</w:t>
      </w:r>
      <w:r w:rsidR="00872A5A">
        <w:rPr>
          <w:rFonts w:eastAsiaTheme="minorHAnsi"/>
          <w:sz w:val="24"/>
          <w:szCs w:val="24"/>
        </w:rPr>
        <w:t>:</w:t>
      </w:r>
      <w:r w:rsidRPr="00872A5A">
        <w:rPr>
          <w:rFonts w:eastAsiaTheme="minorHAnsi"/>
          <w:sz w:val="24"/>
          <w:szCs w:val="24"/>
        </w:rPr>
        <w:t xml:space="preserve"> </w:t>
      </w:r>
    </w:p>
    <w:p w14:paraId="3BD3169C" w14:textId="4D8CD2B6" w:rsidR="00872A5A" w:rsidRPr="00872A5A" w:rsidRDefault="00221306" w:rsidP="004B2DDA">
      <w:pPr>
        <w:pStyle w:val="ListParagraph"/>
        <w:numPr>
          <w:ilvl w:val="0"/>
          <w:numId w:val="13"/>
        </w:numPr>
        <w:adjustRightInd w:val="0"/>
        <w:spacing w:before="0"/>
        <w:jc w:val="both"/>
        <w:rPr>
          <w:rFonts w:eastAsiaTheme="minorHAnsi"/>
          <w:sz w:val="24"/>
          <w:szCs w:val="24"/>
        </w:rPr>
      </w:pPr>
      <w:r w:rsidRPr="00872A5A">
        <w:rPr>
          <w:rFonts w:eastAsiaTheme="minorHAnsi"/>
          <w:sz w:val="24"/>
          <w:szCs w:val="24"/>
        </w:rPr>
        <w:t>keep a log</w:t>
      </w:r>
    </w:p>
    <w:p w14:paraId="27A8E999" w14:textId="5AB3AF51" w:rsidR="00872A5A" w:rsidRDefault="00221306" w:rsidP="004B2DDA">
      <w:pPr>
        <w:pStyle w:val="ListParagraph"/>
        <w:numPr>
          <w:ilvl w:val="0"/>
          <w:numId w:val="13"/>
        </w:numPr>
        <w:adjustRightInd w:val="0"/>
        <w:spacing w:before="0"/>
        <w:jc w:val="both"/>
        <w:rPr>
          <w:rFonts w:eastAsiaTheme="minorHAnsi"/>
          <w:sz w:val="24"/>
          <w:szCs w:val="24"/>
        </w:rPr>
      </w:pPr>
      <w:r w:rsidRPr="00872A5A">
        <w:rPr>
          <w:rFonts w:eastAsiaTheme="minorHAnsi"/>
          <w:sz w:val="24"/>
          <w:szCs w:val="24"/>
        </w:rPr>
        <w:t>write a Field Experience Report</w:t>
      </w:r>
    </w:p>
    <w:p w14:paraId="06DD835D" w14:textId="227B1FF6" w:rsidR="004B2DDA" w:rsidRDefault="00221306" w:rsidP="004B2DDA">
      <w:pPr>
        <w:pStyle w:val="ListParagraph"/>
        <w:numPr>
          <w:ilvl w:val="0"/>
          <w:numId w:val="13"/>
        </w:numPr>
        <w:adjustRightInd w:val="0"/>
        <w:spacing w:before="0"/>
        <w:jc w:val="both"/>
        <w:rPr>
          <w:rFonts w:eastAsiaTheme="minorHAnsi"/>
          <w:sz w:val="24"/>
          <w:szCs w:val="24"/>
        </w:rPr>
      </w:pPr>
      <w:r w:rsidRPr="00872A5A">
        <w:rPr>
          <w:rFonts w:eastAsiaTheme="minorHAnsi"/>
          <w:sz w:val="24"/>
          <w:szCs w:val="24"/>
        </w:rPr>
        <w:t>have the cooperating teacher complete an evaluation</w:t>
      </w:r>
    </w:p>
    <w:p w14:paraId="6885D317" w14:textId="77777777" w:rsidR="004B2DDA" w:rsidRDefault="004B2DDA" w:rsidP="004B2DDA">
      <w:pPr>
        <w:pStyle w:val="ListParagraph"/>
        <w:adjustRightInd w:val="0"/>
        <w:spacing w:before="0"/>
        <w:ind w:left="720"/>
        <w:jc w:val="both"/>
        <w:rPr>
          <w:rFonts w:eastAsiaTheme="minorHAnsi"/>
          <w:sz w:val="24"/>
          <w:szCs w:val="24"/>
        </w:rPr>
      </w:pPr>
    </w:p>
    <w:p w14:paraId="263C5CE8" w14:textId="01752A1E" w:rsidR="00221306" w:rsidRPr="004B2DDA" w:rsidRDefault="00872A5A" w:rsidP="004B2DDA">
      <w:pPr>
        <w:adjustRightInd w:val="0"/>
        <w:jc w:val="both"/>
        <w:rPr>
          <w:rFonts w:eastAsiaTheme="minorHAnsi"/>
          <w:sz w:val="24"/>
          <w:szCs w:val="24"/>
        </w:rPr>
      </w:pPr>
      <w:r w:rsidRPr="004B2DDA">
        <w:rPr>
          <w:rFonts w:eastAsiaTheme="minorHAnsi"/>
          <w:sz w:val="24"/>
          <w:szCs w:val="24"/>
        </w:rPr>
        <w:t>T</w:t>
      </w:r>
      <w:r w:rsidR="00221306" w:rsidRPr="004B2DDA">
        <w:rPr>
          <w:rFonts w:eastAsiaTheme="minorHAnsi"/>
          <w:sz w:val="24"/>
          <w:szCs w:val="24"/>
        </w:rPr>
        <w:t xml:space="preserve">hese three field-experience-related documents are due during finals week (see the course schedule section of the syllabus for due date details). </w:t>
      </w:r>
    </w:p>
    <w:p w14:paraId="74C50506" w14:textId="77777777" w:rsidR="00BF480E" w:rsidRPr="00872A5A" w:rsidRDefault="00BF480E" w:rsidP="006448CF">
      <w:pPr>
        <w:pStyle w:val="BodyText"/>
        <w:ind w:left="360"/>
        <w:jc w:val="both"/>
        <w:rPr>
          <w:i/>
        </w:rPr>
      </w:pPr>
    </w:p>
    <w:p w14:paraId="455EA1BA" w14:textId="77777777" w:rsidR="00BF480E" w:rsidRPr="00872A5A" w:rsidRDefault="00BF480E" w:rsidP="00872A5A">
      <w:pPr>
        <w:pStyle w:val="BodyText"/>
        <w:rPr>
          <w:i/>
        </w:rPr>
      </w:pPr>
    </w:p>
    <w:p w14:paraId="793C1828" w14:textId="0DC85AC7" w:rsidR="00BF480E" w:rsidRPr="00872A5A" w:rsidRDefault="00BF480E" w:rsidP="00872A5A">
      <w:pPr>
        <w:pStyle w:val="Heading2"/>
        <w:ind w:left="0"/>
      </w:pPr>
      <w:r w:rsidRPr="00872A5A">
        <w:t>PROFESSIONALISM</w:t>
      </w:r>
    </w:p>
    <w:p w14:paraId="1177A9B3" w14:textId="15125129" w:rsidR="00BF480E" w:rsidRPr="00872A5A" w:rsidRDefault="00D5288E" w:rsidP="00872A5A">
      <w:pPr>
        <w:pStyle w:val="BodyText"/>
        <w:ind w:right="255"/>
        <w:jc w:val="both"/>
      </w:pPr>
      <w:r>
        <w:t>C</w:t>
      </w:r>
      <w:r w:rsidR="00BF480E" w:rsidRPr="00872A5A">
        <w:t xml:space="preserve">ertain standards of professionalism and courtesy will be expected of you in class </w:t>
      </w:r>
      <w:r w:rsidR="00BF480E" w:rsidRPr="00872A5A">
        <w:rPr>
          <w:i/>
        </w:rPr>
        <w:t>(and in clinical settings if necessary.)</w:t>
      </w:r>
    </w:p>
    <w:p w14:paraId="19B781B0" w14:textId="77777777" w:rsidR="00872A5A" w:rsidRPr="00872A5A" w:rsidRDefault="00872A5A" w:rsidP="00872A5A">
      <w:pPr>
        <w:pStyle w:val="BodyText"/>
        <w:jc w:val="both"/>
      </w:pPr>
    </w:p>
    <w:p w14:paraId="09A385DE" w14:textId="639F9220" w:rsidR="00F33283" w:rsidRDefault="00BF480E" w:rsidP="00872A5A">
      <w:pPr>
        <w:pStyle w:val="BodyText"/>
        <w:jc w:val="both"/>
      </w:pPr>
      <w:r w:rsidRPr="00872A5A">
        <w:rPr>
          <w:b/>
        </w:rPr>
        <w:t>Attendance</w:t>
      </w:r>
      <w:r w:rsidRPr="00872A5A">
        <w:t xml:space="preserve">: </w:t>
      </w:r>
      <w:r w:rsidR="00895182">
        <w:t>(</w:t>
      </w:r>
      <w:r w:rsidR="00895182" w:rsidRPr="006C7B20">
        <w:rPr>
          <w:i/>
        </w:rPr>
        <w:t>Include attendance policy for the course</w:t>
      </w:r>
      <w:r w:rsidR="001735AE">
        <w:rPr>
          <w:i/>
        </w:rPr>
        <w:t>, including absence and tardy penalties</w:t>
      </w:r>
      <w:r w:rsidR="00895182" w:rsidRPr="006C7B20">
        <w:rPr>
          <w:i/>
        </w:rPr>
        <w:t>)</w:t>
      </w:r>
      <w:r w:rsidR="00062463" w:rsidRPr="00872A5A">
        <w:t xml:space="preserve"> </w:t>
      </w:r>
      <w:r w:rsidRPr="00872A5A">
        <w:t>You are expected to attend every class</w:t>
      </w:r>
      <w:r w:rsidR="001735AE">
        <w:t xml:space="preserve"> and on time</w:t>
      </w:r>
      <w:r w:rsidRPr="00872A5A">
        <w:t xml:space="preserve">. </w:t>
      </w:r>
      <w:r w:rsidR="00872A5A">
        <w:t>Call and/or e</w:t>
      </w:r>
      <w:r w:rsidRPr="00872A5A">
        <w:t xml:space="preserve">mail instructor when something prevents you from attending.  </w:t>
      </w:r>
      <w:r w:rsidR="00F33283" w:rsidRPr="007B4480">
        <w:t>Your commitment and participation in the course contribute</w:t>
      </w:r>
      <w:r w:rsidR="00F33283">
        <w:t>s</w:t>
      </w:r>
      <w:r w:rsidR="00F33283" w:rsidRPr="007B4480">
        <w:t xml:space="preserve"> to the learning experience of all participants. Avoid absences because you will miss important information that may not be in the readings. In the event that you are absent, it is your responsibility to get information regarding announcements and topics covered from your peers.</w:t>
      </w:r>
    </w:p>
    <w:p w14:paraId="344C6E92" w14:textId="77777777" w:rsidR="00E06E50" w:rsidRDefault="00E06E50" w:rsidP="00872A5A">
      <w:pPr>
        <w:pStyle w:val="BodyText"/>
        <w:tabs>
          <w:tab w:val="left" w:pos="1539"/>
        </w:tabs>
        <w:ind w:right="188"/>
        <w:jc w:val="both"/>
      </w:pPr>
    </w:p>
    <w:p w14:paraId="5E0B77FE" w14:textId="73DCAB27" w:rsidR="001735AE" w:rsidRDefault="001735AE" w:rsidP="00872A5A">
      <w:pPr>
        <w:pStyle w:val="BodyText"/>
        <w:tabs>
          <w:tab w:val="left" w:pos="1539"/>
        </w:tabs>
        <w:ind w:right="188"/>
        <w:jc w:val="both"/>
      </w:pPr>
      <w:r>
        <w:t>If you</w:t>
      </w:r>
      <w:r w:rsidRPr="001735AE">
        <w:t xml:space="preserve"> must miss class for a medical, </w:t>
      </w:r>
      <w:r>
        <w:t>mental health or personal crisis reason</w:t>
      </w:r>
      <w:r w:rsidRPr="001735AE">
        <w:t xml:space="preserve">, </w:t>
      </w:r>
      <w:r>
        <w:t xml:space="preserve">you can request an absence notification via </w:t>
      </w:r>
      <w:r w:rsidRPr="001735AE">
        <w:t>the Dean of St</w:t>
      </w:r>
      <w:r>
        <w:t>udents Office. T</w:t>
      </w:r>
      <w:r w:rsidRPr="001735AE">
        <w:t>he absence notification does</w:t>
      </w:r>
      <w:r>
        <w:t xml:space="preserve"> not mean that you are</w:t>
      </w:r>
      <w:r w:rsidRPr="001735AE">
        <w:t xml:space="preserve"> excused from course material, assignments or exams. It is</w:t>
      </w:r>
      <w:r>
        <w:t xml:space="preserve"> ultimately up to me</w:t>
      </w:r>
      <w:r w:rsidRPr="001735AE">
        <w:t xml:space="preserve"> to decide what, if any, accommodation can be provided in light of t</w:t>
      </w:r>
      <w:r>
        <w:t>his absence. It is your</w:t>
      </w:r>
      <w:r w:rsidRPr="001735AE">
        <w:t xml:space="preserve"> responsibility to follow up to inquire about such accommodations.</w:t>
      </w:r>
      <w:r>
        <w:t xml:space="preserve"> Please refer to the site below for more information on the absence notification process: </w:t>
      </w:r>
    </w:p>
    <w:p w14:paraId="3C006C0A" w14:textId="5B347E9E" w:rsidR="001735AE" w:rsidRDefault="00000000" w:rsidP="00872A5A">
      <w:pPr>
        <w:pStyle w:val="BodyText"/>
        <w:tabs>
          <w:tab w:val="left" w:pos="1539"/>
        </w:tabs>
        <w:ind w:right="188"/>
        <w:jc w:val="both"/>
      </w:pPr>
      <w:hyperlink r:id="rId14" w:history="1">
        <w:r w:rsidR="001735AE">
          <w:rPr>
            <w:rStyle w:val="Hyperlink"/>
          </w:rPr>
          <w:t>https://offices.depaul.edu/student-affairs/support-services/academic/Pages/absence-notification.aspx</w:t>
        </w:r>
      </w:hyperlink>
    </w:p>
    <w:p w14:paraId="05CE2640" w14:textId="27B60707" w:rsidR="001735AE" w:rsidRDefault="001735AE" w:rsidP="00872A5A">
      <w:pPr>
        <w:pStyle w:val="BodyText"/>
        <w:tabs>
          <w:tab w:val="left" w:pos="1539"/>
        </w:tabs>
        <w:ind w:right="188"/>
        <w:jc w:val="both"/>
      </w:pPr>
    </w:p>
    <w:p w14:paraId="7BB5BADA" w14:textId="77777777" w:rsidR="001735AE" w:rsidRPr="00872A5A" w:rsidRDefault="001735AE" w:rsidP="00872A5A">
      <w:pPr>
        <w:pStyle w:val="BodyText"/>
        <w:tabs>
          <w:tab w:val="left" w:pos="1539"/>
        </w:tabs>
        <w:ind w:right="188"/>
        <w:jc w:val="both"/>
      </w:pPr>
    </w:p>
    <w:p w14:paraId="3D7F7566" w14:textId="153C33B9" w:rsidR="00D83F09" w:rsidRPr="00872A5A" w:rsidRDefault="00BF480E" w:rsidP="004B2DDA">
      <w:pPr>
        <w:pStyle w:val="BodyText"/>
        <w:tabs>
          <w:tab w:val="left" w:pos="1539"/>
        </w:tabs>
        <w:ind w:right="344"/>
        <w:jc w:val="both"/>
      </w:pPr>
      <w:r w:rsidRPr="00872A5A">
        <w:rPr>
          <w:b/>
        </w:rPr>
        <w:t>In</w:t>
      </w:r>
      <w:r w:rsidR="00F26475">
        <w:rPr>
          <w:b/>
          <w:spacing w:val="-1"/>
        </w:rPr>
        <w:t xml:space="preserve"> </w:t>
      </w:r>
      <w:r w:rsidRPr="00872A5A">
        <w:rPr>
          <w:b/>
        </w:rPr>
        <w:t>class</w:t>
      </w:r>
      <w:r w:rsidRPr="00872A5A">
        <w:t>:</w:t>
      </w:r>
      <w:r w:rsidR="00F33283">
        <w:t xml:space="preserve"> </w:t>
      </w:r>
      <w:r w:rsidR="006C7B20">
        <w:t>(</w:t>
      </w:r>
      <w:r w:rsidR="006C7B20" w:rsidRPr="006C7B20">
        <w:rPr>
          <w:i/>
        </w:rPr>
        <w:t>instructor may add or revise this language)</w:t>
      </w:r>
      <w:r w:rsidR="006C7B20">
        <w:t xml:space="preserve"> </w:t>
      </w:r>
      <w:r w:rsidRPr="00872A5A">
        <w:t xml:space="preserve">Participate respectfully. Listen and consider other viewpoints.  Do not monopolize discussions.   Maintain collegial tone.  Share ideas.  </w:t>
      </w:r>
    </w:p>
    <w:p w14:paraId="5DC79B93" w14:textId="63E65DCA" w:rsidR="00D83F09" w:rsidRDefault="00D83F09" w:rsidP="008F601B">
      <w:pPr>
        <w:pStyle w:val="BodyText"/>
      </w:pPr>
    </w:p>
    <w:p w14:paraId="17A8FFE7" w14:textId="77777777" w:rsidR="004B2DDA" w:rsidRDefault="004B2DDA" w:rsidP="008F601B">
      <w:pPr>
        <w:pStyle w:val="BodyText"/>
      </w:pPr>
    </w:p>
    <w:p w14:paraId="06C69092" w14:textId="2ECE50D6" w:rsidR="00824AA3" w:rsidRDefault="00062463" w:rsidP="008F601B">
      <w:pPr>
        <w:pStyle w:val="BodyText"/>
        <w:rPr>
          <w:b/>
        </w:rPr>
      </w:pPr>
      <w:r w:rsidRPr="00872A5A">
        <w:rPr>
          <w:b/>
        </w:rPr>
        <w:t>DISPOSITIONS</w:t>
      </w:r>
    </w:p>
    <w:p w14:paraId="4A0B4839" w14:textId="77777777" w:rsidR="001735AE" w:rsidRDefault="001735AE" w:rsidP="001735AE">
      <w:pPr>
        <w:pStyle w:val="BodyText"/>
      </w:pPr>
      <w:r>
        <w:t>Because the College of Education is primarily made up of professional programs, we take seriously our obligation to provide well prepared students to the professions in which you will be working.  A large part of this preparation involves academic knowledge and skills.  However, the attitudes and conduct (all generally referred to as “dispositions”) that we attempt to develop are equally as important to your professional success.</w:t>
      </w:r>
    </w:p>
    <w:p w14:paraId="2DDE8342" w14:textId="77777777" w:rsidR="001735AE" w:rsidRDefault="001735AE" w:rsidP="001735AE">
      <w:pPr>
        <w:pStyle w:val="BodyText"/>
      </w:pPr>
    </w:p>
    <w:p w14:paraId="4C5E3891" w14:textId="7231ABE3" w:rsidR="001735AE" w:rsidRDefault="001735AE" w:rsidP="001735AE">
      <w:pPr>
        <w:pStyle w:val="BodyText"/>
      </w:pPr>
      <w:r>
        <w:t>The dispositions that we expect you to demonstrate are ones that we believe are closely linked to success in your chosen field.  We will look for evidence of these dispositions in your courses, in clinical settings, and in advising sessions.  These dispositions are not at all unusual or difficult to comply with, so we anticipate that the overwhelming majority of students will have no problem demonstrating them.  For any student about whom we have dispositional concerns—to the extent that those concerns raise questions about the student’s ability to complete his/her program or to succeed professionally—we will address those concerns as soon as possible in an effort to achieve the best possible outcome for the student and the college.  The detailed process for addressing such concerns is outlined in the “Student Performance Reviews” document (</w:t>
      </w:r>
      <w:hyperlink r:id="rId15" w:history="1">
        <w:r w:rsidRPr="006E20F8">
          <w:rPr>
            <w:rStyle w:val="Hyperlink"/>
          </w:rPr>
          <w:t>http://education.depaul.edu/CurrentStudents/Policies_Handbooks/Dispositions.asp</w:t>
        </w:r>
      </w:hyperlink>
      <w:r>
        <w:t>).  Our approach is meant to be preemptive and proactive; our desire is to support your development throughout the duration of your academic program.</w:t>
      </w:r>
    </w:p>
    <w:p w14:paraId="55ACF85A" w14:textId="77777777" w:rsidR="001735AE" w:rsidRDefault="001735AE" w:rsidP="001735AE">
      <w:pPr>
        <w:pStyle w:val="BodyText"/>
      </w:pPr>
    </w:p>
    <w:p w14:paraId="3BFFFCA1" w14:textId="67C08130" w:rsidR="001735AE" w:rsidRDefault="001735AE" w:rsidP="001735AE">
      <w:pPr>
        <w:pStyle w:val="BodyText"/>
      </w:pPr>
      <w:r>
        <w:t>The academic programs within the College of Education have set forth these dispositions (see below) as educational and professional expectations for all students.  Students should be aware that failing to abide by DePaul University or College of Education policies including, under certain circumstances, these dispositions, could result in adverse consequences for the student, including removal from his or her program, the College of Education, or the University.</w:t>
      </w:r>
    </w:p>
    <w:p w14:paraId="5F6764FD" w14:textId="06786A17" w:rsidR="001735AE" w:rsidRPr="00633CE2" w:rsidRDefault="001735AE" w:rsidP="001735AE">
      <w:pPr>
        <w:pStyle w:val="BodyText"/>
        <w:rPr>
          <w:i/>
        </w:rPr>
      </w:pPr>
      <w:r w:rsidRPr="00633CE2">
        <w:rPr>
          <w:i/>
        </w:rPr>
        <w:lastRenderedPageBreak/>
        <w:t xml:space="preserve">(List the </w:t>
      </w:r>
      <w:r w:rsidR="00327D67">
        <w:rPr>
          <w:i/>
        </w:rPr>
        <w:t xml:space="preserve">program </w:t>
      </w:r>
      <w:r w:rsidRPr="00633CE2">
        <w:rPr>
          <w:i/>
        </w:rPr>
        <w:t xml:space="preserve">dispositions </w:t>
      </w:r>
      <w:r w:rsidR="00633CE2">
        <w:rPr>
          <w:i/>
        </w:rPr>
        <w:t xml:space="preserve">from our website </w:t>
      </w:r>
      <w:r w:rsidRPr="00633CE2">
        <w:rPr>
          <w:i/>
        </w:rPr>
        <w:t>that correspond to the course you are teaching; if you are unsure, ask the department chair or department assistant.)</w:t>
      </w:r>
    </w:p>
    <w:p w14:paraId="1B56AC14" w14:textId="77777777" w:rsidR="004B2DDA" w:rsidRDefault="004B2DDA" w:rsidP="008F601B">
      <w:pPr>
        <w:pStyle w:val="BodyText"/>
      </w:pPr>
    </w:p>
    <w:p w14:paraId="30CEAC57" w14:textId="77777777" w:rsidR="00327D67" w:rsidRPr="00A663A4" w:rsidRDefault="00327D67" w:rsidP="008F601B">
      <w:pPr>
        <w:pStyle w:val="BodyText"/>
      </w:pPr>
    </w:p>
    <w:p w14:paraId="78B6A809" w14:textId="77777777" w:rsidR="00A663A4" w:rsidRDefault="00F258EC" w:rsidP="00A663A4">
      <w:pPr>
        <w:pStyle w:val="Heading2"/>
        <w:ind w:left="0"/>
        <w:jc w:val="both"/>
      </w:pPr>
      <w:r w:rsidRPr="00A663A4">
        <w:t>ACADEMIC</w:t>
      </w:r>
      <w:r w:rsidR="00484C39" w:rsidRPr="00A663A4">
        <w:t xml:space="preserve"> INTEGRITY</w:t>
      </w:r>
      <w:r w:rsidR="005A27C4" w:rsidRPr="00A663A4">
        <w:t xml:space="preserve"> </w:t>
      </w:r>
    </w:p>
    <w:p w14:paraId="71D9D964" w14:textId="6209ECBD" w:rsidR="00062463" w:rsidRPr="00A663A4" w:rsidRDefault="005A27C4" w:rsidP="00F26475">
      <w:pPr>
        <w:pStyle w:val="Heading2"/>
        <w:ind w:left="0"/>
        <w:jc w:val="both"/>
        <w:rPr>
          <w:b w:val="0"/>
          <w:i/>
        </w:rPr>
      </w:pPr>
      <w:r w:rsidRPr="00A663A4">
        <w:rPr>
          <w:b w:val="0"/>
          <w:i/>
        </w:rPr>
        <w:t>(</w:t>
      </w:r>
      <w:r w:rsidR="00E12499" w:rsidRPr="00A663A4">
        <w:rPr>
          <w:b w:val="0"/>
          <w:i/>
        </w:rPr>
        <w:t xml:space="preserve">Some statement regarding Academic Integrity is </w:t>
      </w:r>
      <w:r w:rsidRPr="00A663A4">
        <w:rPr>
          <w:b w:val="0"/>
          <w:i/>
        </w:rPr>
        <w:t xml:space="preserve">Required for </w:t>
      </w:r>
      <w:r w:rsidR="0038419B" w:rsidRPr="00A663A4">
        <w:rPr>
          <w:b w:val="0"/>
          <w:i/>
        </w:rPr>
        <w:t xml:space="preserve">Inclusion in </w:t>
      </w:r>
      <w:r w:rsidRPr="00A663A4">
        <w:rPr>
          <w:b w:val="0"/>
          <w:i/>
        </w:rPr>
        <w:t>Syllabus</w:t>
      </w:r>
      <w:r w:rsidR="00F26475">
        <w:rPr>
          <w:b w:val="0"/>
          <w:i/>
        </w:rPr>
        <w:t xml:space="preserve">; </w:t>
      </w:r>
      <w:r w:rsidR="00E12499" w:rsidRPr="00A663A4">
        <w:rPr>
          <w:b w:val="0"/>
          <w:i/>
        </w:rPr>
        <w:t>See end o</w:t>
      </w:r>
      <w:r w:rsidR="00D83F09" w:rsidRPr="00A663A4">
        <w:rPr>
          <w:b w:val="0"/>
          <w:i/>
        </w:rPr>
        <w:t>f Template for other suggested sections</w:t>
      </w:r>
      <w:r w:rsidRPr="00A663A4">
        <w:rPr>
          <w:b w:val="0"/>
          <w:i/>
        </w:rPr>
        <w:t>)</w:t>
      </w:r>
    </w:p>
    <w:p w14:paraId="56303F6F" w14:textId="77777777" w:rsidR="00633CE2" w:rsidRDefault="00F258EC" w:rsidP="004B2DDA">
      <w:pPr>
        <w:pStyle w:val="Heading2"/>
        <w:ind w:left="0"/>
        <w:jc w:val="both"/>
        <w:rPr>
          <w:b w:val="0"/>
        </w:rPr>
      </w:pPr>
      <w:r w:rsidRPr="00A663A4">
        <w:rPr>
          <w:b w:val="0"/>
        </w:rPr>
        <w:t>DePaul University is a learning community that fosters t</w:t>
      </w:r>
      <w:r w:rsidR="00062463" w:rsidRPr="00A663A4">
        <w:rPr>
          <w:b w:val="0"/>
        </w:rPr>
        <w:t xml:space="preserve">he pursuit of knowledge and the </w:t>
      </w:r>
      <w:r w:rsidRPr="00A663A4">
        <w:rPr>
          <w:b w:val="0"/>
        </w:rPr>
        <w:t xml:space="preserve">transmission of ideas within a context that emphasizes a sense of responsibility for oneself, for others and for society at large. Violations of academic integrity, in any of their forms, are, therefore, detrimental to the values of DePaul, to the students’ own development as responsible members of society, and to the pursuit of knowledge and the transmission of ideas. </w:t>
      </w:r>
    </w:p>
    <w:p w14:paraId="237B3E91" w14:textId="77777777" w:rsidR="00633CE2" w:rsidRDefault="00633CE2" w:rsidP="004B2DDA">
      <w:pPr>
        <w:pStyle w:val="Heading2"/>
        <w:ind w:left="0"/>
        <w:jc w:val="both"/>
        <w:rPr>
          <w:b w:val="0"/>
        </w:rPr>
      </w:pPr>
    </w:p>
    <w:p w14:paraId="628C7EC8" w14:textId="77777777" w:rsidR="00633CE2" w:rsidRDefault="00633CE2" w:rsidP="00633CE2">
      <w:pPr>
        <w:pStyle w:val="Heading2"/>
        <w:ind w:left="0"/>
        <w:jc w:val="both"/>
        <w:rPr>
          <w:b w:val="0"/>
        </w:rPr>
      </w:pPr>
      <w:r w:rsidRPr="00633CE2">
        <w:rPr>
          <w:b w:val="0"/>
        </w:rPr>
        <w:t xml:space="preserve">Violations of academic integrity include but are not limited to the following categories: cheating; plagiarism; fabrication; </w:t>
      </w:r>
      <w:bookmarkStart w:id="300" w:name="general_research_misconduct"/>
      <w:commentRangeStart w:id="0"/>
      <w:r w:rsidRPr="00633CE2">
        <w:rPr>
          <w:b w:val="0"/>
        </w:rPr>
        <w:t>falsification or sabotage of research data</w:t>
      </w:r>
      <w:commentRangeEnd w:id="0"/>
      <w:r>
        <w:rPr>
          <w:rStyle w:val="CommentReference"/>
        </w:rPr>
        <w:commentReference w:id="0"/>
      </w:r>
      <w:bookmarkEnd w:id="300"/>
      <w:r w:rsidRPr="00633CE2">
        <w:rPr>
          <w:b w:val="0"/>
        </w:rPr>
        <w:t xml:space="preserve">; destruction or misuse of the university's academic resources; alteration or falsification of academic records; and academic misconduct.  </w:t>
      </w:r>
      <w:r w:rsidRPr="00633CE2">
        <w:t>You should review the university’s Academic Integrity Policy (see the URL below) to be sure that you understand what constitutes a violation.</w:t>
      </w:r>
      <w:r w:rsidRPr="00633CE2">
        <w:rPr>
          <w:b w:val="0"/>
        </w:rPr>
        <w:t xml:space="preserve">  If I find that you have violated the Academic Integrity Policy, the appropriate initial sanction will be determined by me.  Conduct that is punishable under the Academic Integrity Policy could result in additional disciplinary actions by other university officials and possible civil or criminal prosecution.</w:t>
      </w:r>
    </w:p>
    <w:p w14:paraId="15BB5BAA" w14:textId="77777777" w:rsidR="00633CE2" w:rsidRPr="00633CE2" w:rsidRDefault="00633CE2" w:rsidP="00633CE2">
      <w:pPr>
        <w:pStyle w:val="Heading2"/>
        <w:ind w:left="0"/>
        <w:jc w:val="both"/>
        <w:rPr>
          <w:b w:val="0"/>
        </w:rPr>
      </w:pPr>
    </w:p>
    <w:p w14:paraId="75217C17" w14:textId="77777777" w:rsidR="00633CE2" w:rsidRPr="00633CE2" w:rsidRDefault="00633CE2" w:rsidP="00633CE2">
      <w:pPr>
        <w:pStyle w:val="Heading2"/>
        <w:ind w:left="0"/>
        <w:jc w:val="both"/>
        <w:rPr>
          <w:b w:val="0"/>
        </w:rPr>
      </w:pPr>
      <w:r w:rsidRPr="00633CE2">
        <w:rPr>
          <w:b w:val="0"/>
        </w:rPr>
        <w:t xml:space="preserve">More information on the university's Academic Integrity Policy can be found in the Student </w:t>
      </w:r>
      <w:r>
        <w:rPr>
          <w:b w:val="0"/>
        </w:rPr>
        <w:t xml:space="preserve">Handbook </w:t>
      </w:r>
      <w:r w:rsidRPr="00633CE2">
        <w:rPr>
          <w:b w:val="0"/>
        </w:rPr>
        <w:t>(</w:t>
      </w:r>
      <w:hyperlink r:id="rId16" w:history="1">
        <w:r w:rsidRPr="006E20F8">
          <w:rPr>
            <w:rStyle w:val="Hyperlink"/>
            <w:b w:val="0"/>
          </w:rPr>
          <w:t>https://offices.depaul.edu/academic-affairs/faculty-resources/teaching/academic-integrity/Pages/default.aspx</w:t>
        </w:r>
      </w:hyperlink>
      <w:r>
        <w:rPr>
          <w:b w:val="0"/>
        </w:rPr>
        <w:t>).</w:t>
      </w:r>
    </w:p>
    <w:p w14:paraId="42E8ABD4" w14:textId="77777777" w:rsidR="00633CE2" w:rsidRDefault="00633CE2" w:rsidP="00633CE2">
      <w:pPr>
        <w:pStyle w:val="Heading2"/>
        <w:ind w:left="0"/>
        <w:jc w:val="both"/>
        <w:rPr>
          <w:b w:val="0"/>
        </w:rPr>
      </w:pPr>
    </w:p>
    <w:p w14:paraId="33168497" w14:textId="7145EB7C" w:rsidR="00633CE2" w:rsidRPr="00633CE2" w:rsidRDefault="00633CE2" w:rsidP="00633CE2">
      <w:pPr>
        <w:pStyle w:val="Heading2"/>
        <w:ind w:left="0"/>
        <w:jc w:val="both"/>
        <w:rPr>
          <w:b w:val="0"/>
          <w:i/>
        </w:rPr>
      </w:pPr>
      <w:r w:rsidRPr="00633CE2">
        <w:rPr>
          <w:b w:val="0"/>
          <w:i/>
        </w:rPr>
        <w:t>(You may also add a statement like this if you use Turnitin in D2L)</w:t>
      </w:r>
    </w:p>
    <w:p w14:paraId="7314B071" w14:textId="77777777" w:rsidR="00633CE2" w:rsidRPr="00633CE2" w:rsidRDefault="00633CE2" w:rsidP="00633CE2">
      <w:pPr>
        <w:pStyle w:val="Heading2"/>
        <w:ind w:left="0"/>
        <w:jc w:val="both"/>
        <w:rPr>
          <w:b w:val="0"/>
        </w:rPr>
      </w:pPr>
      <w:r w:rsidRPr="00633CE2">
        <w:rPr>
          <w:b w:val="0"/>
        </w:rPr>
        <w:t xml:space="preserve">Please be aware that any written work submitted in this course will likely be </w:t>
      </w:r>
      <w:commentRangeStart w:id="1"/>
      <w:r w:rsidRPr="00633CE2">
        <w:rPr>
          <w:b w:val="0"/>
        </w:rPr>
        <w:t>verified using Turnitin technology</w:t>
      </w:r>
      <w:commentRangeEnd w:id="1"/>
      <w:r>
        <w:rPr>
          <w:rStyle w:val="CommentReference"/>
        </w:rPr>
        <w:commentReference w:id="1"/>
      </w:r>
      <w:r w:rsidRPr="00633CE2">
        <w:rPr>
          <w:b w:val="0"/>
        </w:rPr>
        <w:t xml:space="preserve"> in order to ensure that the work is your own creation and not in violation of the Academic Integrity Policy.  Submission of work in this course constitutes your pledge that the work is original and constitutes your consent to have the work submitted to verify that fact.</w:t>
      </w:r>
    </w:p>
    <w:p w14:paraId="07C4649E" w14:textId="77777777" w:rsidR="00986C82" w:rsidRDefault="00986C82" w:rsidP="00986C82">
      <w:pPr>
        <w:pStyle w:val="Heading2"/>
        <w:ind w:left="360"/>
        <w:jc w:val="both"/>
      </w:pPr>
      <w:ins w:id="100" w:author="Course Policy Editor" w:date="2026-09-07T14:00:00+00:00">
        <w:r>
          <w:rPr>
            <w:bCs/>
          </w:rPr>
          <w:t>ACADEMIC INTEGRITY FOR RESEARCH</w:t>
        </w:r>
        <w:r>
          <w:t xml:space="preserve"> </w:t>
        </w:r>
        <w:r>
          <w:rPr>
            <w:b/>
            <w:i/>
          </w:rPr>
          <w:t>(if applicable)</w:t>
        </w:r>
      </w:ins>
    </w:p>
    <w:p w14:paraId="1454B4E1" w14:textId="77777777" w:rsidR="00986C82" w:rsidRDefault="00986C82" w:rsidP="00986C82">
      <w:pPr>
        <w:pStyle w:val="BodyText"/>
        <w:ind w:left="360" w:right="103"/>
        <w:jc w:val="both"/>
      </w:pPr>
      <w:bookmarkStart w:id="201" w:name="research_data_scope"/>
      <w:ins w:id="101" w:author="Course Policy Editor" w:date="2026-09-07T14:00:00+00:00">
        <w:r>
          <w:t>As a student in the College of Education, you will be expected to complete several projects that will require you to interact with and/or collect data from other people -- from students in schools, from teachers, or perhaps from your colleagues in this class. Whenever we gather data from the lives and experiences of other human beings, we must be especially sensitive to the ethical implications of what we are doing. Keep in mind that the information you collect -- whether it is collected orally, in writing, through observation, or through existing records or artifacts -- is research data. We, that is you and I, must make every effort to handle these data professionally and to conduct our research in an ethical manner.</w:t>
        </w:r>
      </w:ins>
      <w:bookmarkEnd w:id="201"/>
    </w:p>
    <w:p w14:paraId="10ABC70D" w14:textId="77777777" w:rsidR="00986C82" w:rsidRDefault="00986C82" w:rsidP="00986C82">
      <w:pPr>
        <w:pStyle w:val="BodyText"/>
        <w:ind w:left="360" w:right="470"/>
        <w:jc w:val="both"/>
      </w:pPr>
      <w:ins w:id="102" w:author="Course Policy Editor" w:date="2026-09-07T14:00:00+00:00">
        <w:r>
          <w:t>Here are some basic principles to keep in mind when conducting ethical research with human subjects:</w:t>
        </w:r>
      </w:ins>
    </w:p>
    <w:p w14:paraId="7DC3C3F9" w14:textId="77777777" w:rsidR="00986C82" w:rsidRDefault="00986C82" w:rsidP="00986C82">
      <w:pPr>
        <w:pStyle w:val="ListParagraph"/>
        <w:widowControl w:val="0"/>
        <w:numPr>
          <w:ilvl w:val="0"/>
          <w:numId w:val="1"/>
        </w:numPr>
        <w:tabs>
          <w:tab w:val="left" w:pos="810"/>
        </w:tabs>
        <w:autoSpaceDE w:val="0"/>
        <w:autoSpaceDN w:val="0"/>
        <w:spacing w:after="0" w:line="240" w:lineRule="auto"/>
        <w:ind w:left="810" w:right="387"/>
        <w:contextualSpacing w:val="0"/>
        <w:jc w:val="both"/>
      </w:pPr>
      <w:bookmarkStart w:id="204" w:name="research_study_purpose"/>
      <w:ins w:id="103" w:author="Course Policy Editor" w:date="2026-09-07T14:00:00+00:00">
        <w:r>
          <w:t>Understand the purpose of the study. You should have a clear conception of the questions you are asking and how the data you are seeking will help you to answer those</w:t>
        </w:r>
        <w:r>
          <w:rPr>
            <w:spacing w:val="-1"/>
          </w:rPr>
          <w:t xml:space="preserve"> </w:t>
        </w:r>
        <w:r>
          <w:t xml:space="preserve">questions. </w:t>
        </w:r>
      </w:ins>
      <w:bookmarkEnd w:id="204"/>
    </w:p>
    <w:p w14:paraId="5A421992" w14:textId="77777777" w:rsidR="00986C82" w:rsidRDefault="00986C82" w:rsidP="00986C82">
      <w:pPr>
        <w:pStyle w:val="ListParagraph"/>
        <w:widowControl w:val="0"/>
        <w:numPr>
          <w:ilvl w:val="0"/>
          <w:numId w:val="1"/>
        </w:numPr>
        <w:tabs>
          <w:tab w:val="left" w:pos="810"/>
        </w:tabs>
        <w:autoSpaceDE w:val="0"/>
        <w:autoSpaceDN w:val="0"/>
        <w:spacing w:after="0" w:line="240" w:lineRule="auto"/>
        <w:ind w:left="810" w:right="387"/>
        <w:contextualSpacing w:val="0"/>
        <w:jc w:val="both"/>
      </w:pPr>
      <w:bookmarkStart w:id="205" w:name="research_participant_selection"/>
      <w:ins w:id="104" w:author="Course Policy Editor" w:date="2026-09-07T14:00:00+00:00">
        <w:r>
          <w:t>Choose participants for the study in an appropriate but unbiased manner. Individuals should not be excluded or included for extraneous reasons (such as race, creed, ethnicity, sexual orientation, gender, ability, or disability) that are unconnected to the questions you are asking.</w:t>
        </w:r>
      </w:ins>
      <w:bookmarkEnd w:id="205"/>
    </w:p>
    <w:p w14:paraId="34DBE875" w14:textId="77777777" w:rsidR="00986C82" w:rsidRDefault="00986C82" w:rsidP="00986C82">
      <w:pPr>
        <w:pStyle w:val="ListParagraph"/>
        <w:widowControl w:val="0"/>
        <w:numPr>
          <w:ilvl w:val="0"/>
          <w:numId w:val="1"/>
        </w:numPr>
        <w:tabs>
          <w:tab w:val="left" w:pos="810"/>
        </w:tabs>
        <w:autoSpaceDE w:val="0"/>
        <w:autoSpaceDN w:val="0"/>
        <w:spacing w:after="0" w:line="240" w:lineRule="auto"/>
        <w:ind w:left="810" w:right="258"/>
        <w:contextualSpacing w:val="0"/>
        <w:jc w:val="both"/>
      </w:pPr>
      <w:bookmarkStart w:id="206" w:name="research_risk_benefit"/>
      <w:ins w:id="105" w:author="Course Policy Editor" w:date="2026-09-07T14:00:00+00:00">
        <w:r>
          <w:t>Be clear about the risks, discomforts, or hazards to the participants in the study. Similarly, be clear about the potential benefits of the study, including benefits to the participants. You should be able to balance the risks with the potential</w:t>
        </w:r>
        <w:r>
          <w:rPr>
            <w:spacing w:val="-2"/>
          </w:rPr>
          <w:t xml:space="preserve"> </w:t>
        </w:r>
        <w:r>
          <w:t>benefits.</w:t>
        </w:r>
      </w:ins>
      <w:bookmarkEnd w:id="206"/>
    </w:p>
    <w:p w14:paraId="737191FD" w14:textId="77777777" w:rsidR="00986C82" w:rsidRDefault="00986C82" w:rsidP="00986C82">
      <w:pPr>
        <w:pStyle w:val="ListParagraph"/>
        <w:widowControl w:val="0"/>
        <w:numPr>
          <w:ilvl w:val="0"/>
          <w:numId w:val="1"/>
        </w:numPr>
        <w:tabs>
          <w:tab w:val="left" w:pos="810"/>
        </w:tabs>
        <w:autoSpaceDE w:val="0"/>
        <w:autoSpaceDN w:val="0"/>
        <w:spacing w:after="0" w:line="240" w:lineRule="auto"/>
        <w:ind w:left="810"/>
        <w:contextualSpacing w:val="0"/>
        <w:jc w:val="both"/>
      </w:pPr>
      <w:bookmarkStart w:id="207" w:name="research_anonymity"/>
      <w:ins w:id="106" w:author="Course Policy Editor" w:date="2026-09-07T14:00:00+00:00">
        <w:proofErr w:type="gramStart"/>
        <w:r>
          <w:t>Protect the anonymity of all participants at all</w:t>
        </w:r>
        <w:r>
          <w:rPr>
            <w:spacing w:val="-5"/>
          </w:rPr>
          <w:t xml:space="preserve"> </w:t>
        </w:r>
        <w:r>
          <w:t>times</w:t>
        </w:r>
        <w:proofErr w:type="gramEnd"/>
        <w:r>
          <w:t>.</w:t>
        </w:r>
      </w:ins>
      <w:bookmarkEnd w:id="207"/>
    </w:p>
    <w:p w14:paraId="7BC1C360" w14:textId="77777777" w:rsidR="00633CE2" w:rsidRPr="00633CE2" w:rsidRDefault="00633CE2" w:rsidP="00633CE2">
      <w:pPr>
        <w:pStyle w:val="Heading2"/>
        <w:ind w:left="0"/>
        <w:jc w:val="both"/>
        <w:rPr>
          <w:b w:val="0"/>
        </w:rPr>
      </w:pPr>
    </w:p>
    <w:p w14:paraId="10D2ACD7" w14:textId="77777777" w:rsidR="004B2DDA" w:rsidRPr="00A663A4" w:rsidRDefault="004B2DDA" w:rsidP="00A663A4">
      <w:pPr>
        <w:pStyle w:val="BodyText"/>
        <w:rPr>
          <w:b/>
        </w:rPr>
      </w:pPr>
    </w:p>
    <w:p w14:paraId="4CD3852F" w14:textId="5BF6220C" w:rsidR="00280847" w:rsidRDefault="00484C39" w:rsidP="006C7B20">
      <w:pPr>
        <w:pStyle w:val="Heading2"/>
        <w:ind w:left="0"/>
        <w:rPr>
          <w:b w:val="0"/>
          <w:i/>
        </w:rPr>
      </w:pPr>
      <w:r w:rsidRPr="00A663A4">
        <w:t>SPECIAL NEEDS</w:t>
      </w:r>
      <w:r w:rsidR="005A27C4" w:rsidRPr="00A663A4">
        <w:t xml:space="preserve"> Accommodations </w:t>
      </w:r>
      <w:r w:rsidR="005A27C4" w:rsidRPr="00A663A4">
        <w:rPr>
          <w:b w:val="0"/>
          <w:i/>
        </w:rPr>
        <w:t>(</w:t>
      </w:r>
      <w:r w:rsidR="00A663A4">
        <w:rPr>
          <w:b w:val="0"/>
          <w:i/>
        </w:rPr>
        <w:t>r</w:t>
      </w:r>
      <w:r w:rsidR="00A663A4" w:rsidRPr="00A663A4">
        <w:rPr>
          <w:b w:val="0"/>
          <w:i/>
        </w:rPr>
        <w:t xml:space="preserve">equired </w:t>
      </w:r>
      <w:r w:rsidR="005A27C4" w:rsidRPr="00A663A4">
        <w:rPr>
          <w:b w:val="0"/>
          <w:i/>
        </w:rPr>
        <w:t xml:space="preserve">for </w:t>
      </w:r>
      <w:r w:rsidR="00A663A4">
        <w:rPr>
          <w:b w:val="0"/>
          <w:i/>
        </w:rPr>
        <w:t>s</w:t>
      </w:r>
      <w:r w:rsidR="00A663A4" w:rsidRPr="00A663A4">
        <w:rPr>
          <w:b w:val="0"/>
          <w:i/>
        </w:rPr>
        <w:t>yllabus</w:t>
      </w:r>
      <w:r w:rsidR="005A27C4" w:rsidRPr="00A663A4">
        <w:rPr>
          <w:b w:val="0"/>
          <w:i/>
        </w:rPr>
        <w:t>)</w:t>
      </w:r>
    </w:p>
    <w:p w14:paraId="0C850B4B" w14:textId="79104038" w:rsidR="00686EE6" w:rsidRPr="00686EE6" w:rsidRDefault="00686EE6" w:rsidP="006C7B20">
      <w:pPr>
        <w:pStyle w:val="Heading2"/>
        <w:ind w:left="0"/>
        <w:rPr>
          <w:color w:val="FF0000"/>
        </w:rPr>
      </w:pPr>
      <w:r w:rsidRPr="00686EE6">
        <w:rPr>
          <w:b w:val="0"/>
          <w:i/>
          <w:color w:val="FF0000"/>
        </w:rPr>
        <w:t>*Faculty have</w:t>
      </w:r>
      <w:r>
        <w:rPr>
          <w:b w:val="0"/>
          <w:i/>
          <w:color w:val="FF0000"/>
        </w:rPr>
        <w:t xml:space="preserve"> </w:t>
      </w:r>
      <w:r w:rsidRPr="00686EE6">
        <w:rPr>
          <w:b w:val="0"/>
          <w:i/>
          <w:color w:val="FF0000"/>
        </w:rPr>
        <w:t>the option to include paragraph 1 or paragraph 2</w:t>
      </w:r>
    </w:p>
    <w:p w14:paraId="1A5E1101" w14:textId="366C9EC2" w:rsidR="00AC36BB" w:rsidRPr="00A663A4" w:rsidRDefault="00140977" w:rsidP="004B2DDA">
      <w:pPr>
        <w:pStyle w:val="BodyText"/>
        <w:jc w:val="both"/>
        <w:rPr>
          <w:rFonts w:eastAsiaTheme="minorHAnsi"/>
        </w:rPr>
      </w:pPr>
      <w:r w:rsidRPr="00A663A4">
        <w:t>The College</w:t>
      </w:r>
      <w:r w:rsidR="00484C39" w:rsidRPr="00A663A4">
        <w:t xml:space="preserve"> of Education is committed to supporting diversity </w:t>
      </w:r>
      <w:r w:rsidR="00062463" w:rsidRPr="00A663A4">
        <w:t xml:space="preserve">and respect for all persons in the classroom </w:t>
      </w:r>
      <w:r w:rsidR="00484C39" w:rsidRPr="00A663A4">
        <w:t>and assisting students to learn</w:t>
      </w:r>
      <w:r w:rsidR="00062463" w:rsidRPr="00A663A4">
        <w:t xml:space="preserve"> in a non-threatening environment</w:t>
      </w:r>
      <w:r w:rsidR="00484C39" w:rsidRPr="00A663A4">
        <w:t xml:space="preserve">. Any student needing special accommodations </w:t>
      </w:r>
      <w:r w:rsidR="00AC36BB" w:rsidRPr="00A663A4">
        <w:t xml:space="preserve">(extra time on tests, separate room </w:t>
      </w:r>
      <w:r w:rsidR="005A27C4" w:rsidRPr="00A663A4">
        <w:t>for test taking, laptop for notetaking…</w:t>
      </w:r>
      <w:r w:rsidR="00AC36BB" w:rsidRPr="00A663A4">
        <w:t xml:space="preserve">) </w:t>
      </w:r>
      <w:r w:rsidR="00484C39" w:rsidRPr="00A663A4">
        <w:t xml:space="preserve">in this course due to a </w:t>
      </w:r>
      <w:r w:rsidR="00484C39" w:rsidRPr="00A663A4">
        <w:rPr>
          <w:u w:val="single"/>
        </w:rPr>
        <w:t>documented</w:t>
      </w:r>
      <w:r w:rsidR="00484C39" w:rsidRPr="00A663A4">
        <w:t xml:space="preserve"> disability is asked to bring this to the attention of the instructor at the beginning of the </w:t>
      </w:r>
      <w:r w:rsidR="00AC36BB" w:rsidRPr="00A663A4">
        <w:t xml:space="preserve">quarter </w:t>
      </w:r>
      <w:r w:rsidR="00484C39" w:rsidRPr="00A663A4">
        <w:t>so that needs can be appropriately addressed.</w:t>
      </w:r>
      <w:r w:rsidR="00A663A4">
        <w:t xml:space="preserve"> </w:t>
      </w:r>
      <w:r w:rsidR="00AC36BB" w:rsidRPr="00A663A4">
        <w:rPr>
          <w:rFonts w:eastAsiaTheme="minorHAnsi"/>
        </w:rPr>
        <w:t>Students seeking disability-related accommodations are required to register with DePaul’s Center for Students with Disabilities (CSD) enabling you to access accommodations and support services to assist your success. There are two office locations:</w:t>
      </w:r>
    </w:p>
    <w:p w14:paraId="25BF08DD" w14:textId="77777777" w:rsidR="00AC36BB" w:rsidRPr="00A663A4" w:rsidRDefault="00AC36BB" w:rsidP="006C7B20">
      <w:pPr>
        <w:widowControl/>
        <w:numPr>
          <w:ilvl w:val="0"/>
          <w:numId w:val="3"/>
        </w:numPr>
        <w:autoSpaceDE/>
        <w:autoSpaceDN/>
        <w:jc w:val="both"/>
        <w:rPr>
          <w:sz w:val="24"/>
          <w:szCs w:val="24"/>
        </w:rPr>
      </w:pPr>
      <w:r w:rsidRPr="00A663A4">
        <w:rPr>
          <w:sz w:val="24"/>
          <w:szCs w:val="24"/>
        </w:rPr>
        <w:t>Loop Campus – Lewis Center #1420 – (312) 362-8002</w:t>
      </w:r>
    </w:p>
    <w:p w14:paraId="2CC3D449" w14:textId="77777777" w:rsidR="00AC36BB" w:rsidRPr="00A663A4" w:rsidRDefault="00AC36BB" w:rsidP="006C7B20">
      <w:pPr>
        <w:widowControl/>
        <w:numPr>
          <w:ilvl w:val="0"/>
          <w:numId w:val="3"/>
        </w:numPr>
        <w:autoSpaceDE/>
        <w:autoSpaceDN/>
        <w:jc w:val="both"/>
        <w:rPr>
          <w:sz w:val="24"/>
          <w:szCs w:val="24"/>
        </w:rPr>
      </w:pPr>
      <w:r w:rsidRPr="00A663A4">
        <w:rPr>
          <w:sz w:val="24"/>
          <w:szCs w:val="24"/>
        </w:rPr>
        <w:t>Lincoln Park Campus – Student Center #370 – (773) 325-1677</w:t>
      </w:r>
    </w:p>
    <w:p w14:paraId="78291C64" w14:textId="2B8C0364" w:rsidR="00062463" w:rsidRDefault="00AC36BB" w:rsidP="006C7B20">
      <w:pPr>
        <w:widowControl/>
        <w:autoSpaceDE/>
        <w:autoSpaceDN/>
        <w:jc w:val="both"/>
        <w:rPr>
          <w:rFonts w:eastAsiaTheme="minorHAnsi"/>
          <w:sz w:val="24"/>
          <w:szCs w:val="24"/>
        </w:rPr>
      </w:pPr>
      <w:r w:rsidRPr="00A663A4">
        <w:rPr>
          <w:rFonts w:eastAsiaTheme="minorHAnsi"/>
          <w:sz w:val="24"/>
          <w:szCs w:val="24"/>
        </w:rPr>
        <w:t>Students are also invited to contact me privately to discuss challenges</w:t>
      </w:r>
      <w:r w:rsidR="00A96C6C">
        <w:rPr>
          <w:rFonts w:eastAsiaTheme="minorHAnsi"/>
          <w:sz w:val="24"/>
          <w:szCs w:val="24"/>
        </w:rPr>
        <w:t>/issues</w:t>
      </w:r>
      <w:r w:rsidRPr="00A663A4">
        <w:rPr>
          <w:rFonts w:eastAsiaTheme="minorHAnsi"/>
          <w:sz w:val="24"/>
          <w:szCs w:val="24"/>
        </w:rPr>
        <w:t xml:space="preserve"> and how I may assist in facilitating the accommodations you will use in this course. This is best done early in the term and our conversation will remain confidential.</w:t>
      </w:r>
    </w:p>
    <w:p w14:paraId="356AD5A4" w14:textId="5E92C4E6" w:rsidR="009B3786" w:rsidRPr="00686EE6" w:rsidRDefault="009B3786" w:rsidP="006C7B20">
      <w:pPr>
        <w:widowControl/>
        <w:autoSpaceDE/>
        <w:autoSpaceDN/>
        <w:jc w:val="both"/>
        <w:rPr>
          <w:rFonts w:eastAsiaTheme="minorHAnsi"/>
          <w:sz w:val="16"/>
          <w:szCs w:val="16"/>
        </w:rPr>
      </w:pPr>
    </w:p>
    <w:p w14:paraId="3F98A0F8" w14:textId="26636DF2" w:rsidR="009B3786" w:rsidRDefault="009B3786" w:rsidP="006C7B20">
      <w:pPr>
        <w:widowControl/>
        <w:autoSpaceDE/>
        <w:autoSpaceDN/>
        <w:jc w:val="both"/>
        <w:rPr>
          <w:rFonts w:eastAsiaTheme="minorHAnsi"/>
          <w:sz w:val="24"/>
          <w:szCs w:val="24"/>
        </w:rPr>
      </w:pPr>
      <w:r>
        <w:rPr>
          <w:rFonts w:eastAsiaTheme="minorHAnsi"/>
          <w:sz w:val="24"/>
          <w:szCs w:val="24"/>
        </w:rPr>
        <w:t>OR</w:t>
      </w:r>
    </w:p>
    <w:p w14:paraId="4F7DB135" w14:textId="77777777" w:rsidR="00686EE6" w:rsidRPr="00686EE6" w:rsidRDefault="00686EE6" w:rsidP="006C7B20">
      <w:pPr>
        <w:widowControl/>
        <w:autoSpaceDE/>
        <w:autoSpaceDN/>
        <w:jc w:val="both"/>
        <w:rPr>
          <w:rFonts w:eastAsiaTheme="minorHAnsi"/>
          <w:sz w:val="16"/>
          <w:szCs w:val="16"/>
        </w:rPr>
      </w:pPr>
    </w:p>
    <w:p w14:paraId="37602600" w14:textId="77777777" w:rsidR="009B3786" w:rsidRPr="00686EE6" w:rsidRDefault="009B3786" w:rsidP="00686EE6">
      <w:pPr>
        <w:pStyle w:val="NormalWeb"/>
        <w:spacing w:before="0" w:beforeAutospacing="0" w:after="0" w:afterAutospacing="0"/>
        <w:rPr>
          <w:color w:val="000000" w:themeColor="text1"/>
        </w:rPr>
      </w:pPr>
      <w:r w:rsidRPr="00686EE6">
        <w:rPr>
          <w:color w:val="000000" w:themeColor="text1"/>
        </w:rPr>
        <w:lastRenderedPageBreak/>
        <w:t>Students seeking disability-related accommodations are required to register with DePaul's Center for Students with Disabilities (CSD) enabling you to access accommodations and support services to assist your success. There are two office locations:</w:t>
      </w:r>
    </w:p>
    <w:p w14:paraId="7E9E9374" w14:textId="77777777" w:rsidR="009B3786" w:rsidRPr="00686EE6" w:rsidRDefault="009B3786" w:rsidP="00686EE6">
      <w:pPr>
        <w:pStyle w:val="NormalWeb"/>
        <w:numPr>
          <w:ilvl w:val="0"/>
          <w:numId w:val="16"/>
        </w:numPr>
        <w:spacing w:before="0" w:beforeAutospacing="0" w:after="0" w:afterAutospacing="0"/>
        <w:rPr>
          <w:color w:val="000000" w:themeColor="text1"/>
        </w:rPr>
      </w:pPr>
      <w:r w:rsidRPr="00686EE6">
        <w:rPr>
          <w:color w:val="000000" w:themeColor="text1"/>
        </w:rPr>
        <w:t>Loop Campus - Lewis Center #1420 - (312) 362-8002</w:t>
      </w:r>
      <w:r w:rsidRPr="00686EE6">
        <w:rPr>
          <w:rStyle w:val="apple-converted-space"/>
          <w:color w:val="000000" w:themeColor="text1"/>
        </w:rPr>
        <w:t> </w:t>
      </w:r>
      <w:r w:rsidRPr="00686EE6">
        <w:rPr>
          <w:color w:val="000000" w:themeColor="text1"/>
        </w:rPr>
        <w:br/>
        <w:t>Lincoln Park Campus - Student Center #370 - (773) 325-1677</w:t>
      </w:r>
    </w:p>
    <w:p w14:paraId="248BD7F5" w14:textId="77777777" w:rsidR="009B3786" w:rsidRPr="00686EE6" w:rsidRDefault="009B3786" w:rsidP="00686EE6">
      <w:pPr>
        <w:pStyle w:val="dpu-rteelement-p"/>
        <w:spacing w:before="0" w:beforeAutospacing="0" w:after="0" w:afterAutospacing="0"/>
        <w:rPr>
          <w:color w:val="000000" w:themeColor="text1"/>
        </w:rPr>
      </w:pPr>
      <w:r w:rsidRPr="00686EE6">
        <w:rPr>
          <w:color w:val="000000" w:themeColor="text1"/>
        </w:rPr>
        <w:t>Students can also email the office at</w:t>
      </w:r>
      <w:r w:rsidRPr="00686EE6">
        <w:rPr>
          <w:rStyle w:val="apple-converted-space"/>
          <w:color w:val="000000" w:themeColor="text1"/>
        </w:rPr>
        <w:t> </w:t>
      </w:r>
      <w:hyperlink r:id="rId17" w:history="1">
        <w:r w:rsidRPr="00686EE6">
          <w:rPr>
            <w:rStyle w:val="Hyperlink"/>
            <w:color w:val="000000" w:themeColor="text1"/>
            <w:u w:val="none"/>
          </w:rPr>
          <w:t>csd@depaul.edu</w:t>
        </w:r>
      </w:hyperlink>
    </w:p>
    <w:p w14:paraId="23E88D93" w14:textId="77777777" w:rsidR="009B3786" w:rsidRPr="00686EE6" w:rsidRDefault="009B3786" w:rsidP="00686EE6">
      <w:pPr>
        <w:pStyle w:val="NormalWeb"/>
        <w:spacing w:before="0" w:beforeAutospacing="0" w:after="0" w:afterAutospacing="0"/>
        <w:rPr>
          <w:color w:val="000000" w:themeColor="text1"/>
        </w:rPr>
      </w:pPr>
      <w:r w:rsidRPr="00686EE6">
        <w:rPr>
          <w:color w:val="000000" w:themeColor="text1"/>
        </w:rPr>
        <w:t>Students who are registered with the Center for Students with Disabilities are also invited to contact me privately to discuss how I may assist in facilitating the accommodations you will use in this course. This is best done early in the term. Our conversation will remain confidential to the extent possible.</w:t>
      </w:r>
    </w:p>
    <w:p w14:paraId="5C331173" w14:textId="7D3D6435" w:rsidR="00062463" w:rsidRPr="00686EE6" w:rsidRDefault="00062463" w:rsidP="00A663A4">
      <w:pPr>
        <w:pStyle w:val="Heading2"/>
        <w:ind w:left="0"/>
      </w:pPr>
    </w:p>
    <w:p w14:paraId="373A369F" w14:textId="77777777" w:rsidR="004B2DDA" w:rsidRPr="00686EE6" w:rsidRDefault="004B2DDA" w:rsidP="00A663A4">
      <w:pPr>
        <w:pStyle w:val="Heading2"/>
        <w:ind w:left="0"/>
      </w:pPr>
    </w:p>
    <w:p w14:paraId="37AF4134" w14:textId="73275640" w:rsidR="00280847" w:rsidRPr="00A663A4" w:rsidRDefault="00484C39" w:rsidP="00A96C6C">
      <w:pPr>
        <w:pStyle w:val="Heading2"/>
        <w:ind w:left="0"/>
      </w:pPr>
      <w:r w:rsidRPr="00A663A4">
        <w:t>GRADING</w:t>
      </w:r>
    </w:p>
    <w:p w14:paraId="0B22151E" w14:textId="6F5503A7" w:rsidR="00A96C6C" w:rsidRDefault="00A96C6C" w:rsidP="00FC7C11">
      <w:pPr>
        <w:rPr>
          <w:i/>
          <w:sz w:val="24"/>
          <w:szCs w:val="24"/>
        </w:rPr>
      </w:pPr>
      <w:r>
        <w:rPr>
          <w:i/>
          <w:sz w:val="24"/>
          <w:szCs w:val="24"/>
        </w:rPr>
        <w:t>(</w:t>
      </w:r>
      <w:r w:rsidR="00484C39" w:rsidRPr="00A663A4">
        <w:rPr>
          <w:i/>
          <w:sz w:val="24"/>
          <w:szCs w:val="24"/>
        </w:rPr>
        <w:t xml:space="preserve">Explain grading procedures </w:t>
      </w:r>
      <w:r w:rsidR="00062463" w:rsidRPr="00A663A4">
        <w:rPr>
          <w:i/>
          <w:sz w:val="24"/>
          <w:szCs w:val="24"/>
        </w:rPr>
        <w:t>for determining</w:t>
      </w:r>
      <w:r w:rsidR="00E12499" w:rsidRPr="00A663A4">
        <w:rPr>
          <w:i/>
          <w:sz w:val="24"/>
          <w:szCs w:val="24"/>
        </w:rPr>
        <w:t xml:space="preserve"> grades for each assignment and for </w:t>
      </w:r>
      <w:r w:rsidR="00062463" w:rsidRPr="00A663A4">
        <w:rPr>
          <w:i/>
          <w:sz w:val="24"/>
          <w:szCs w:val="24"/>
        </w:rPr>
        <w:t xml:space="preserve">FINAL </w:t>
      </w:r>
      <w:r w:rsidR="0038419B" w:rsidRPr="00A663A4">
        <w:rPr>
          <w:i/>
          <w:sz w:val="24"/>
          <w:szCs w:val="24"/>
        </w:rPr>
        <w:t xml:space="preserve">COURSE </w:t>
      </w:r>
      <w:r w:rsidR="00062463" w:rsidRPr="00A663A4">
        <w:rPr>
          <w:i/>
          <w:sz w:val="24"/>
          <w:szCs w:val="24"/>
        </w:rPr>
        <w:t>GRADE</w:t>
      </w:r>
      <w:r>
        <w:rPr>
          <w:i/>
          <w:sz w:val="24"/>
          <w:szCs w:val="24"/>
        </w:rPr>
        <w:t xml:space="preserve"> --H</w:t>
      </w:r>
      <w:r w:rsidR="00062463" w:rsidRPr="00A663A4">
        <w:rPr>
          <w:i/>
          <w:sz w:val="24"/>
          <w:szCs w:val="24"/>
        </w:rPr>
        <w:t>ow much will each assignment be worth?</w:t>
      </w:r>
      <w:r w:rsidR="00E12499" w:rsidRPr="00A663A4">
        <w:rPr>
          <w:i/>
          <w:sz w:val="24"/>
          <w:szCs w:val="24"/>
        </w:rPr>
        <w:t xml:space="preserve"> Are individual assignments weighted?</w:t>
      </w:r>
      <w:r>
        <w:rPr>
          <w:i/>
          <w:sz w:val="24"/>
          <w:szCs w:val="24"/>
        </w:rPr>
        <w:t>--</w:t>
      </w:r>
      <w:r w:rsidR="00062463" w:rsidRPr="00A663A4">
        <w:rPr>
          <w:i/>
          <w:sz w:val="24"/>
          <w:szCs w:val="24"/>
        </w:rPr>
        <w:t xml:space="preserve"> </w:t>
      </w:r>
      <w:r w:rsidR="00484C39" w:rsidRPr="00A663A4">
        <w:rPr>
          <w:i/>
          <w:sz w:val="24"/>
          <w:szCs w:val="24"/>
        </w:rPr>
        <w:t xml:space="preserve">and provide </w:t>
      </w:r>
      <w:r w:rsidR="0038419B" w:rsidRPr="00A663A4">
        <w:rPr>
          <w:i/>
          <w:sz w:val="24"/>
          <w:szCs w:val="24"/>
        </w:rPr>
        <w:t>grading scale.</w:t>
      </w:r>
      <w:r>
        <w:rPr>
          <w:i/>
          <w:sz w:val="24"/>
          <w:szCs w:val="24"/>
        </w:rPr>
        <w:t>)</w:t>
      </w:r>
    </w:p>
    <w:p w14:paraId="596531B2" w14:textId="7D83313A" w:rsidR="00280847" w:rsidRPr="00A663A4" w:rsidRDefault="00280847" w:rsidP="00FC7C11">
      <w:pPr>
        <w:rPr>
          <w:i/>
          <w:sz w:val="24"/>
          <w:szCs w:val="24"/>
        </w:rPr>
      </w:pPr>
    </w:p>
    <w:p w14:paraId="1A305049" w14:textId="03B04331" w:rsidR="00030153" w:rsidRPr="006C7B20" w:rsidRDefault="00030153" w:rsidP="006C7B20">
      <w:pPr>
        <w:adjustRightInd w:val="0"/>
        <w:rPr>
          <w:rFonts w:eastAsiaTheme="minorHAnsi"/>
          <w:b/>
          <w:bCs/>
          <w:i/>
          <w:sz w:val="24"/>
          <w:szCs w:val="24"/>
        </w:rPr>
      </w:pPr>
      <w:r w:rsidRPr="00A663A4">
        <w:rPr>
          <w:rFonts w:eastAsiaTheme="minorHAnsi"/>
          <w:b/>
          <w:bCs/>
          <w:sz w:val="24"/>
          <w:szCs w:val="24"/>
        </w:rPr>
        <w:t>Letter Grades</w:t>
      </w:r>
      <w:r w:rsidR="003D3FD4" w:rsidRPr="00A663A4">
        <w:rPr>
          <w:rFonts w:eastAsiaTheme="minorHAnsi"/>
          <w:b/>
          <w:bCs/>
          <w:sz w:val="24"/>
          <w:szCs w:val="24"/>
        </w:rPr>
        <w:t xml:space="preserve"> </w:t>
      </w:r>
      <w:r w:rsidR="003D3FD4" w:rsidRPr="00FC7C11">
        <w:rPr>
          <w:rFonts w:eastAsiaTheme="minorHAnsi"/>
          <w:bCs/>
          <w:i/>
          <w:sz w:val="24"/>
          <w:szCs w:val="24"/>
        </w:rPr>
        <w:t xml:space="preserve">(this is </w:t>
      </w:r>
      <w:r w:rsidR="003D3FD4" w:rsidRPr="00633CE2">
        <w:rPr>
          <w:rFonts w:eastAsiaTheme="minorHAnsi"/>
          <w:bCs/>
          <w:i/>
          <w:sz w:val="24"/>
          <w:szCs w:val="24"/>
          <w:u w:val="single"/>
        </w:rPr>
        <w:t>not</w:t>
      </w:r>
      <w:r w:rsidR="003D3FD4" w:rsidRPr="00FC7C11">
        <w:rPr>
          <w:rFonts w:eastAsiaTheme="minorHAnsi"/>
          <w:bCs/>
          <w:i/>
          <w:sz w:val="24"/>
          <w:szCs w:val="24"/>
        </w:rPr>
        <w:t xml:space="preserve"> a mandated scale, </w:t>
      </w:r>
      <w:r w:rsidR="00633CE2">
        <w:rPr>
          <w:rFonts w:eastAsiaTheme="minorHAnsi"/>
          <w:bCs/>
          <w:i/>
          <w:sz w:val="24"/>
          <w:szCs w:val="24"/>
        </w:rPr>
        <w:t>feel free to</w:t>
      </w:r>
      <w:r w:rsidR="003D3FD4" w:rsidRPr="006C7B20">
        <w:rPr>
          <w:rFonts w:eastAsiaTheme="minorHAnsi"/>
          <w:bCs/>
          <w:i/>
          <w:sz w:val="24"/>
          <w:szCs w:val="24"/>
        </w:rPr>
        <w:t xml:space="preserve"> adjust)</w:t>
      </w:r>
      <w:r w:rsidRPr="006C7B20">
        <w:rPr>
          <w:rFonts w:eastAsiaTheme="minorHAnsi"/>
          <w:bCs/>
          <w:i/>
          <w:sz w:val="24"/>
          <w:szCs w:val="24"/>
        </w:rPr>
        <w:t>:</w:t>
      </w:r>
      <w:r w:rsidRPr="006C7B20">
        <w:rPr>
          <w:rFonts w:eastAsiaTheme="minorHAnsi"/>
          <w:b/>
          <w:bCs/>
          <w:i/>
          <w:sz w:val="24"/>
          <w:szCs w:val="24"/>
        </w:rPr>
        <w:t xml:space="preserve"> </w:t>
      </w:r>
    </w:p>
    <w:p w14:paraId="4A84B319" w14:textId="77777777" w:rsidR="00030153" w:rsidRPr="00A663A4" w:rsidRDefault="00030153" w:rsidP="006C7B20">
      <w:pPr>
        <w:adjustRightInd w:val="0"/>
        <w:ind w:left="720"/>
        <w:rPr>
          <w:rFonts w:eastAsiaTheme="minorHAnsi"/>
          <w:sz w:val="24"/>
          <w:szCs w:val="24"/>
        </w:rPr>
      </w:pPr>
      <w:r w:rsidRPr="00A663A4">
        <w:rPr>
          <w:rFonts w:eastAsiaTheme="minorHAnsi"/>
          <w:sz w:val="24"/>
          <w:szCs w:val="24"/>
        </w:rPr>
        <w:t xml:space="preserve">96-100% = A </w:t>
      </w:r>
    </w:p>
    <w:p w14:paraId="5FD790DC" w14:textId="77777777" w:rsidR="00030153" w:rsidRPr="00A663A4" w:rsidRDefault="00030153" w:rsidP="006C7B20">
      <w:pPr>
        <w:adjustRightInd w:val="0"/>
        <w:ind w:left="720"/>
        <w:rPr>
          <w:rFonts w:eastAsiaTheme="minorHAnsi"/>
          <w:sz w:val="24"/>
          <w:szCs w:val="24"/>
        </w:rPr>
      </w:pPr>
      <w:r w:rsidRPr="00A663A4">
        <w:rPr>
          <w:rFonts w:eastAsiaTheme="minorHAnsi"/>
          <w:sz w:val="24"/>
          <w:szCs w:val="24"/>
        </w:rPr>
        <w:t xml:space="preserve">92-95% = A- </w:t>
      </w:r>
    </w:p>
    <w:p w14:paraId="6BDD2C66" w14:textId="77777777" w:rsidR="00030153" w:rsidRPr="00A663A4" w:rsidRDefault="00030153" w:rsidP="006C7B20">
      <w:pPr>
        <w:adjustRightInd w:val="0"/>
        <w:ind w:left="720"/>
        <w:rPr>
          <w:rFonts w:eastAsiaTheme="minorHAnsi"/>
          <w:sz w:val="24"/>
          <w:szCs w:val="24"/>
        </w:rPr>
      </w:pPr>
      <w:r w:rsidRPr="00A663A4">
        <w:rPr>
          <w:rFonts w:eastAsiaTheme="minorHAnsi"/>
          <w:sz w:val="24"/>
          <w:szCs w:val="24"/>
        </w:rPr>
        <w:t xml:space="preserve">88-91% = B+ </w:t>
      </w:r>
    </w:p>
    <w:p w14:paraId="1EFD3526" w14:textId="06858074" w:rsidR="00030153" w:rsidRPr="00A663A4" w:rsidRDefault="00633CE2" w:rsidP="00633CE2">
      <w:pPr>
        <w:adjustRightInd w:val="0"/>
        <w:ind w:left="720"/>
        <w:rPr>
          <w:rFonts w:eastAsiaTheme="minorHAnsi"/>
          <w:sz w:val="24"/>
          <w:szCs w:val="24"/>
        </w:rPr>
      </w:pPr>
      <w:r>
        <w:rPr>
          <w:rFonts w:eastAsiaTheme="minorHAnsi"/>
          <w:sz w:val="24"/>
          <w:szCs w:val="24"/>
        </w:rPr>
        <w:t>84-87% = B</w:t>
      </w:r>
    </w:p>
    <w:p w14:paraId="72ECC273" w14:textId="4A9D8CB3" w:rsidR="00030153" w:rsidRPr="00A663A4" w:rsidRDefault="00633CE2" w:rsidP="006C7B20">
      <w:pPr>
        <w:adjustRightInd w:val="0"/>
        <w:ind w:left="720"/>
        <w:rPr>
          <w:rFonts w:eastAsiaTheme="minorHAnsi"/>
          <w:sz w:val="24"/>
          <w:szCs w:val="24"/>
        </w:rPr>
      </w:pPr>
      <w:r>
        <w:rPr>
          <w:rFonts w:eastAsiaTheme="minorHAnsi"/>
          <w:sz w:val="24"/>
          <w:szCs w:val="24"/>
        </w:rPr>
        <w:t>8</w:t>
      </w:r>
      <w:r w:rsidR="00030153" w:rsidRPr="00A663A4">
        <w:rPr>
          <w:rFonts w:eastAsiaTheme="minorHAnsi"/>
          <w:sz w:val="24"/>
          <w:szCs w:val="24"/>
        </w:rPr>
        <w:t xml:space="preserve">0-83% = B- </w:t>
      </w:r>
    </w:p>
    <w:p w14:paraId="7FECB933" w14:textId="77777777" w:rsidR="00030153" w:rsidRPr="00A663A4" w:rsidRDefault="00030153" w:rsidP="006C7B20">
      <w:pPr>
        <w:adjustRightInd w:val="0"/>
        <w:ind w:left="720"/>
        <w:rPr>
          <w:rFonts w:eastAsiaTheme="minorHAnsi"/>
          <w:sz w:val="24"/>
          <w:szCs w:val="24"/>
        </w:rPr>
      </w:pPr>
      <w:r w:rsidRPr="00A663A4">
        <w:rPr>
          <w:rFonts w:eastAsiaTheme="minorHAnsi"/>
          <w:sz w:val="24"/>
          <w:szCs w:val="24"/>
        </w:rPr>
        <w:t xml:space="preserve">76-79% = C+ </w:t>
      </w:r>
    </w:p>
    <w:p w14:paraId="3789CA72" w14:textId="77777777" w:rsidR="00030153" w:rsidRPr="00A663A4" w:rsidRDefault="00030153" w:rsidP="006C7B20">
      <w:pPr>
        <w:adjustRightInd w:val="0"/>
        <w:ind w:left="720"/>
        <w:rPr>
          <w:rFonts w:eastAsiaTheme="minorHAnsi"/>
          <w:sz w:val="24"/>
          <w:szCs w:val="24"/>
        </w:rPr>
      </w:pPr>
      <w:r w:rsidRPr="00A663A4">
        <w:rPr>
          <w:rFonts w:eastAsiaTheme="minorHAnsi"/>
          <w:sz w:val="24"/>
          <w:szCs w:val="24"/>
        </w:rPr>
        <w:t xml:space="preserve">72-75% = C </w:t>
      </w:r>
    </w:p>
    <w:p w14:paraId="3C284710" w14:textId="77777777" w:rsidR="00030153" w:rsidRPr="00A663A4" w:rsidRDefault="00030153" w:rsidP="006C7B20">
      <w:pPr>
        <w:adjustRightInd w:val="0"/>
        <w:ind w:left="720"/>
        <w:rPr>
          <w:rFonts w:eastAsiaTheme="minorHAnsi"/>
          <w:sz w:val="24"/>
          <w:szCs w:val="24"/>
        </w:rPr>
      </w:pPr>
      <w:r w:rsidRPr="00A663A4">
        <w:rPr>
          <w:rFonts w:eastAsiaTheme="minorHAnsi"/>
          <w:sz w:val="24"/>
          <w:szCs w:val="24"/>
        </w:rPr>
        <w:t xml:space="preserve">68-71% = C- </w:t>
      </w:r>
    </w:p>
    <w:p w14:paraId="703B0DDF" w14:textId="77777777" w:rsidR="00030153" w:rsidRPr="00A663A4" w:rsidRDefault="00030153" w:rsidP="006C7B20">
      <w:pPr>
        <w:adjustRightInd w:val="0"/>
        <w:ind w:left="720"/>
        <w:rPr>
          <w:rFonts w:eastAsiaTheme="minorHAnsi"/>
          <w:sz w:val="24"/>
          <w:szCs w:val="24"/>
        </w:rPr>
      </w:pPr>
      <w:r w:rsidRPr="00A663A4">
        <w:rPr>
          <w:rFonts w:eastAsiaTheme="minorHAnsi"/>
          <w:sz w:val="24"/>
          <w:szCs w:val="24"/>
        </w:rPr>
        <w:t xml:space="preserve">64-67% = D+ </w:t>
      </w:r>
    </w:p>
    <w:p w14:paraId="249014C8" w14:textId="77777777" w:rsidR="00030153" w:rsidRPr="00A663A4" w:rsidRDefault="00030153" w:rsidP="006C7B20">
      <w:pPr>
        <w:adjustRightInd w:val="0"/>
        <w:ind w:left="720"/>
        <w:rPr>
          <w:rFonts w:eastAsiaTheme="minorHAnsi"/>
          <w:sz w:val="24"/>
          <w:szCs w:val="24"/>
        </w:rPr>
      </w:pPr>
      <w:r w:rsidRPr="00A663A4">
        <w:rPr>
          <w:rFonts w:eastAsiaTheme="minorHAnsi"/>
          <w:sz w:val="24"/>
          <w:szCs w:val="24"/>
        </w:rPr>
        <w:t xml:space="preserve">60-63% = D </w:t>
      </w:r>
    </w:p>
    <w:p w14:paraId="5B9420A0" w14:textId="4A38DC89" w:rsidR="00A96C6C" w:rsidRDefault="00030153" w:rsidP="004B2DDA">
      <w:pPr>
        <w:adjustRightInd w:val="0"/>
        <w:ind w:left="720"/>
        <w:rPr>
          <w:rFonts w:eastAsiaTheme="minorHAnsi"/>
          <w:sz w:val="24"/>
          <w:szCs w:val="24"/>
        </w:rPr>
      </w:pPr>
      <w:r w:rsidRPr="00A663A4">
        <w:rPr>
          <w:rFonts w:eastAsiaTheme="minorHAnsi"/>
          <w:sz w:val="24"/>
          <w:szCs w:val="24"/>
        </w:rPr>
        <w:t xml:space="preserve">Below 60% = F </w:t>
      </w:r>
    </w:p>
    <w:p w14:paraId="51204173" w14:textId="45940BC3" w:rsidR="00030153" w:rsidRPr="00FC7C11" w:rsidRDefault="00030153" w:rsidP="006C7B20">
      <w:pPr>
        <w:adjustRightInd w:val="0"/>
        <w:rPr>
          <w:rFonts w:eastAsia="MS Mincho"/>
          <w:sz w:val="24"/>
          <w:szCs w:val="24"/>
        </w:rPr>
      </w:pPr>
      <w:r w:rsidRPr="00A663A4">
        <w:rPr>
          <w:rFonts w:eastAsiaTheme="minorHAnsi"/>
          <w:sz w:val="24"/>
          <w:szCs w:val="24"/>
        </w:rPr>
        <w:t>Standards Assessment: Does Not Meet; Meets; Exceeds</w:t>
      </w:r>
      <w:r w:rsidRPr="008F601B">
        <w:rPr>
          <w:rFonts w:ascii="MS Mincho" w:eastAsia="MS Mincho" w:hAnsi="MS Mincho" w:cs="MS Mincho"/>
          <w:sz w:val="24"/>
          <w:szCs w:val="24"/>
        </w:rPr>
        <w:t> </w:t>
      </w:r>
    </w:p>
    <w:p w14:paraId="68BFACBB" w14:textId="77777777" w:rsidR="00A96C6C" w:rsidRPr="00FC7C11" w:rsidRDefault="003D3FD4" w:rsidP="006C7B20">
      <w:pPr>
        <w:adjustRightInd w:val="0"/>
        <w:rPr>
          <w:rFonts w:eastAsiaTheme="minorHAnsi"/>
          <w:i/>
          <w:sz w:val="24"/>
          <w:szCs w:val="24"/>
        </w:rPr>
      </w:pPr>
      <w:r w:rsidRPr="00FC7C11">
        <w:rPr>
          <w:rFonts w:eastAsiaTheme="minorHAnsi"/>
          <w:i/>
          <w:sz w:val="24"/>
          <w:szCs w:val="24"/>
        </w:rPr>
        <w:t>(see College</w:t>
      </w:r>
      <w:r w:rsidR="00030153" w:rsidRPr="00FC7C11">
        <w:rPr>
          <w:rFonts w:eastAsiaTheme="minorHAnsi"/>
          <w:i/>
          <w:sz w:val="24"/>
          <w:szCs w:val="24"/>
        </w:rPr>
        <w:t xml:space="preserve"> of Education Rubrics at </w:t>
      </w:r>
    </w:p>
    <w:p w14:paraId="5D7BC8CB" w14:textId="3CE574CB" w:rsidR="00030153" w:rsidRPr="00FC7C11" w:rsidRDefault="00000000" w:rsidP="006C7B20">
      <w:pPr>
        <w:adjustRightInd w:val="0"/>
        <w:rPr>
          <w:rFonts w:eastAsiaTheme="minorHAnsi"/>
          <w:i/>
          <w:sz w:val="24"/>
          <w:szCs w:val="24"/>
        </w:rPr>
      </w:pPr>
      <w:hyperlink r:id="rId18" w:history="1">
        <w:r w:rsidR="00A96C6C" w:rsidRPr="00FC7C11">
          <w:rPr>
            <w:rStyle w:val="Hyperlink"/>
            <w:rFonts w:eastAsiaTheme="minorHAnsi"/>
            <w:i/>
          </w:rPr>
          <w:t>http://education.depaul.edu/html/resources/program_standards.asp</w:t>
        </w:r>
      </w:hyperlink>
      <w:r w:rsidR="00A96C6C" w:rsidRPr="00FC7C11">
        <w:rPr>
          <w:rFonts w:eastAsiaTheme="minorHAnsi"/>
          <w:i/>
          <w:sz w:val="24"/>
          <w:szCs w:val="24"/>
        </w:rPr>
        <w:t xml:space="preserve"> </w:t>
      </w:r>
      <w:r w:rsidR="00030153" w:rsidRPr="00FC7C11">
        <w:rPr>
          <w:rFonts w:eastAsiaTheme="minorHAnsi"/>
          <w:i/>
          <w:sz w:val="24"/>
          <w:szCs w:val="24"/>
        </w:rPr>
        <w:t xml:space="preserve">) </w:t>
      </w:r>
    </w:p>
    <w:p w14:paraId="70D302CA" w14:textId="0271546E" w:rsidR="00030153" w:rsidRDefault="00030153" w:rsidP="00FC7C11">
      <w:pPr>
        <w:rPr>
          <w:i/>
          <w:sz w:val="24"/>
          <w:szCs w:val="24"/>
        </w:rPr>
      </w:pPr>
    </w:p>
    <w:p w14:paraId="50C0BF93" w14:textId="77777777" w:rsidR="004B2DDA" w:rsidRPr="00FC7C11" w:rsidRDefault="004B2DDA" w:rsidP="00FC7C11">
      <w:pPr>
        <w:rPr>
          <w:i/>
          <w:sz w:val="24"/>
          <w:szCs w:val="24"/>
        </w:rPr>
      </w:pPr>
    </w:p>
    <w:p w14:paraId="2622DDB0" w14:textId="160CC506" w:rsidR="005A27C4" w:rsidRPr="00FC7C11" w:rsidRDefault="00140977" w:rsidP="008F601B">
      <w:pPr>
        <w:rPr>
          <w:sz w:val="24"/>
          <w:szCs w:val="24"/>
        </w:rPr>
      </w:pPr>
      <w:r w:rsidRPr="00FC7C11">
        <w:rPr>
          <w:b/>
          <w:sz w:val="24"/>
          <w:szCs w:val="24"/>
        </w:rPr>
        <w:t>ASSIGNMENT POLICIES</w:t>
      </w:r>
    </w:p>
    <w:p w14:paraId="62223F9B" w14:textId="2AF10FF7" w:rsidR="00CE179A" w:rsidRPr="00FC7C11" w:rsidRDefault="00E12499" w:rsidP="008F601B">
      <w:pPr>
        <w:rPr>
          <w:i/>
          <w:sz w:val="24"/>
          <w:szCs w:val="24"/>
        </w:rPr>
      </w:pPr>
      <w:r w:rsidRPr="00FC7C11">
        <w:rPr>
          <w:i/>
          <w:sz w:val="24"/>
          <w:szCs w:val="24"/>
        </w:rPr>
        <w:t>(</w:t>
      </w:r>
      <w:r w:rsidR="005A27C4" w:rsidRPr="00FC7C11">
        <w:rPr>
          <w:i/>
          <w:sz w:val="24"/>
          <w:szCs w:val="24"/>
        </w:rPr>
        <w:t xml:space="preserve">Explain how students should submit assignments, whether or not you accept </w:t>
      </w:r>
      <w:r w:rsidR="00A96C6C">
        <w:rPr>
          <w:i/>
          <w:sz w:val="24"/>
          <w:szCs w:val="24"/>
        </w:rPr>
        <w:t>l</w:t>
      </w:r>
      <w:r w:rsidR="00A96C6C" w:rsidRPr="00FC7C11">
        <w:rPr>
          <w:i/>
          <w:sz w:val="24"/>
          <w:szCs w:val="24"/>
        </w:rPr>
        <w:t xml:space="preserve">ate </w:t>
      </w:r>
      <w:r w:rsidR="00A96C6C">
        <w:rPr>
          <w:i/>
          <w:sz w:val="24"/>
          <w:szCs w:val="24"/>
        </w:rPr>
        <w:t>w</w:t>
      </w:r>
      <w:r w:rsidR="00A96C6C" w:rsidRPr="00FC7C11">
        <w:rPr>
          <w:i/>
          <w:sz w:val="24"/>
          <w:szCs w:val="24"/>
        </w:rPr>
        <w:t>ork</w:t>
      </w:r>
      <w:r w:rsidR="005A27C4" w:rsidRPr="00FC7C11">
        <w:rPr>
          <w:i/>
          <w:sz w:val="24"/>
          <w:szCs w:val="24"/>
        </w:rPr>
        <w:t>, etc.</w:t>
      </w:r>
      <w:r w:rsidRPr="00FC7C11">
        <w:rPr>
          <w:i/>
          <w:sz w:val="24"/>
          <w:szCs w:val="24"/>
        </w:rPr>
        <w:t>)</w:t>
      </w:r>
    </w:p>
    <w:p w14:paraId="2B15E140" w14:textId="77777777" w:rsidR="00CE179A" w:rsidRPr="00FC7C11" w:rsidRDefault="00CE179A" w:rsidP="008F601B">
      <w:pPr>
        <w:rPr>
          <w:i/>
          <w:sz w:val="24"/>
          <w:szCs w:val="24"/>
        </w:rPr>
      </w:pPr>
    </w:p>
    <w:p w14:paraId="67D192CF" w14:textId="192B8F76" w:rsidR="00A96C6C" w:rsidRPr="004B2DDA" w:rsidRDefault="005A27C4" w:rsidP="004B2DDA">
      <w:pPr>
        <w:jc w:val="both"/>
        <w:rPr>
          <w:rFonts w:eastAsiaTheme="minorHAnsi"/>
          <w:sz w:val="24"/>
          <w:szCs w:val="24"/>
        </w:rPr>
      </w:pPr>
      <w:r w:rsidRPr="00FC7C11">
        <w:rPr>
          <w:rFonts w:eastAsiaTheme="minorHAnsi"/>
          <w:b/>
          <w:bCs/>
          <w:i/>
          <w:iCs/>
          <w:sz w:val="24"/>
          <w:szCs w:val="24"/>
        </w:rPr>
        <w:t xml:space="preserve">Submitting Assignments. </w:t>
      </w:r>
      <w:r w:rsidRPr="008F601B">
        <w:rPr>
          <w:rFonts w:ascii="MS Mincho" w:eastAsia="MS Mincho" w:hAnsi="MS Mincho" w:cs="MS Mincho"/>
          <w:sz w:val="24"/>
          <w:szCs w:val="24"/>
        </w:rPr>
        <w:t> </w:t>
      </w:r>
      <w:r w:rsidR="004721D7" w:rsidRPr="00FC7C11">
        <w:rPr>
          <w:rFonts w:eastAsiaTheme="minorHAnsi"/>
          <w:sz w:val="24"/>
          <w:szCs w:val="24"/>
        </w:rPr>
        <w:t>Students</w:t>
      </w:r>
      <w:r w:rsidRPr="00FC7C11">
        <w:rPr>
          <w:rFonts w:eastAsiaTheme="minorHAnsi"/>
          <w:sz w:val="24"/>
          <w:szCs w:val="24"/>
        </w:rPr>
        <w:t xml:space="preserve"> will submit </w:t>
      </w:r>
      <w:r w:rsidRPr="00FC7C11">
        <w:rPr>
          <w:rFonts w:eastAsiaTheme="minorHAnsi"/>
          <w:b/>
          <w:bCs/>
          <w:sz w:val="24"/>
          <w:szCs w:val="24"/>
        </w:rPr>
        <w:t xml:space="preserve">all </w:t>
      </w:r>
      <w:r w:rsidRPr="00FC7C11">
        <w:rPr>
          <w:rFonts w:eastAsiaTheme="minorHAnsi"/>
          <w:sz w:val="24"/>
          <w:szCs w:val="24"/>
        </w:rPr>
        <w:t xml:space="preserve">written assignments to the </w:t>
      </w:r>
      <w:r w:rsidR="008443BA" w:rsidRPr="00FC7C11">
        <w:rPr>
          <w:rFonts w:eastAsiaTheme="minorHAnsi"/>
          <w:sz w:val="24"/>
          <w:szCs w:val="24"/>
        </w:rPr>
        <w:t>Submissions</w:t>
      </w:r>
      <w:r w:rsidRPr="00FC7C11">
        <w:rPr>
          <w:rFonts w:eastAsiaTheme="minorHAnsi"/>
          <w:sz w:val="24"/>
          <w:szCs w:val="24"/>
        </w:rPr>
        <w:t xml:space="preserve"> tab in D2L</w:t>
      </w:r>
      <w:r w:rsidR="00A96C6C">
        <w:rPr>
          <w:rFonts w:eastAsiaTheme="minorHAnsi"/>
          <w:sz w:val="24"/>
          <w:szCs w:val="24"/>
        </w:rPr>
        <w:t xml:space="preserve"> </w:t>
      </w:r>
      <w:r w:rsidR="00A96C6C" w:rsidRPr="00FC7C11">
        <w:rPr>
          <w:rFonts w:eastAsiaTheme="minorHAnsi"/>
          <w:i/>
          <w:sz w:val="24"/>
          <w:szCs w:val="24"/>
        </w:rPr>
        <w:t xml:space="preserve">(instructors can also request that students submit a hard copy on </w:t>
      </w:r>
      <w:r w:rsidR="00633CE2">
        <w:rPr>
          <w:rFonts w:eastAsiaTheme="minorHAnsi"/>
          <w:i/>
          <w:sz w:val="24"/>
          <w:szCs w:val="24"/>
        </w:rPr>
        <w:t>t</w:t>
      </w:r>
      <w:r w:rsidR="00A96C6C" w:rsidRPr="00FC7C11">
        <w:rPr>
          <w:rFonts w:eastAsiaTheme="minorHAnsi"/>
          <w:i/>
          <w:sz w:val="24"/>
          <w:szCs w:val="24"/>
        </w:rPr>
        <w:t>he due dates)</w:t>
      </w:r>
      <w:r w:rsidRPr="00FC7C11">
        <w:rPr>
          <w:rFonts w:eastAsiaTheme="minorHAnsi"/>
          <w:sz w:val="24"/>
          <w:szCs w:val="24"/>
        </w:rPr>
        <w:t xml:space="preserve">. These assignments will be due as noted on </w:t>
      </w:r>
      <w:r w:rsidR="00A96C6C">
        <w:rPr>
          <w:rFonts w:eastAsiaTheme="minorHAnsi"/>
          <w:sz w:val="24"/>
          <w:szCs w:val="24"/>
        </w:rPr>
        <w:t>the</w:t>
      </w:r>
      <w:r w:rsidR="00A96C6C" w:rsidRPr="00FC7C11">
        <w:rPr>
          <w:rFonts w:eastAsiaTheme="minorHAnsi"/>
          <w:sz w:val="24"/>
          <w:szCs w:val="24"/>
        </w:rPr>
        <w:t xml:space="preserve"> </w:t>
      </w:r>
      <w:r w:rsidRPr="00FC7C11">
        <w:rPr>
          <w:rFonts w:eastAsiaTheme="minorHAnsi"/>
          <w:sz w:val="24"/>
          <w:szCs w:val="24"/>
        </w:rPr>
        <w:t xml:space="preserve">class schedule. It is recommended that you submit your work during the Technology Contact Center hours (check times online) so you can get help if you need it. Not being able to attach a file or some other technology breakdown, is </w:t>
      </w:r>
      <w:r w:rsidRPr="00FC7C11">
        <w:rPr>
          <w:rFonts w:eastAsiaTheme="minorHAnsi"/>
          <w:b/>
          <w:bCs/>
          <w:sz w:val="24"/>
          <w:szCs w:val="24"/>
        </w:rPr>
        <w:t xml:space="preserve">not </w:t>
      </w:r>
      <w:r w:rsidRPr="00FC7C11">
        <w:rPr>
          <w:rFonts w:eastAsiaTheme="minorHAnsi"/>
          <w:sz w:val="24"/>
          <w:szCs w:val="24"/>
        </w:rPr>
        <w:t xml:space="preserve">an acceptable reason for </w:t>
      </w:r>
      <w:r w:rsidR="00A96C6C">
        <w:rPr>
          <w:rFonts w:eastAsiaTheme="minorHAnsi"/>
          <w:sz w:val="24"/>
          <w:szCs w:val="24"/>
        </w:rPr>
        <w:t xml:space="preserve">submitting </w:t>
      </w:r>
      <w:r w:rsidRPr="00FC7C11">
        <w:rPr>
          <w:rFonts w:eastAsiaTheme="minorHAnsi"/>
          <w:sz w:val="24"/>
          <w:szCs w:val="24"/>
        </w:rPr>
        <w:t xml:space="preserve">assignments late. </w:t>
      </w:r>
    </w:p>
    <w:p w14:paraId="149B2EDB" w14:textId="17742DE3" w:rsidR="00140977" w:rsidRPr="006C7B20" w:rsidRDefault="00140977" w:rsidP="008F601B">
      <w:pPr>
        <w:rPr>
          <w:sz w:val="24"/>
          <w:szCs w:val="24"/>
        </w:rPr>
      </w:pPr>
    </w:p>
    <w:p w14:paraId="2D0DB76E" w14:textId="71366C90" w:rsidR="00CE179A" w:rsidRDefault="00140977" w:rsidP="00FC7C11">
      <w:pPr>
        <w:adjustRightInd w:val="0"/>
        <w:jc w:val="both"/>
        <w:rPr>
          <w:rFonts w:eastAsiaTheme="minorHAnsi"/>
          <w:sz w:val="24"/>
          <w:szCs w:val="24"/>
        </w:rPr>
      </w:pPr>
      <w:r w:rsidRPr="006C7B20">
        <w:rPr>
          <w:rFonts w:eastAsiaTheme="minorHAnsi"/>
          <w:b/>
          <w:bCs/>
          <w:sz w:val="24"/>
          <w:szCs w:val="24"/>
        </w:rPr>
        <w:t xml:space="preserve">Assignments: </w:t>
      </w:r>
      <w:r w:rsidRPr="006C7B20">
        <w:rPr>
          <w:rFonts w:eastAsiaTheme="minorHAnsi"/>
          <w:sz w:val="24"/>
          <w:szCs w:val="24"/>
        </w:rPr>
        <w:t xml:space="preserve">All students are expected to complete assignments by the due dates </w:t>
      </w:r>
      <w:r w:rsidR="006C7B20">
        <w:rPr>
          <w:rFonts w:eastAsiaTheme="minorHAnsi"/>
          <w:sz w:val="24"/>
          <w:szCs w:val="24"/>
        </w:rPr>
        <w:t>and</w:t>
      </w:r>
      <w:r w:rsidR="006C7B20" w:rsidRPr="006C7B20">
        <w:rPr>
          <w:rFonts w:eastAsiaTheme="minorHAnsi"/>
          <w:sz w:val="24"/>
          <w:szCs w:val="24"/>
        </w:rPr>
        <w:t xml:space="preserve"> </w:t>
      </w:r>
      <w:r w:rsidRPr="006C7B20">
        <w:rPr>
          <w:rFonts w:eastAsiaTheme="minorHAnsi"/>
          <w:sz w:val="24"/>
          <w:szCs w:val="24"/>
        </w:rPr>
        <w:t xml:space="preserve">times listed in the syllabus. </w:t>
      </w:r>
      <w:r w:rsidR="006C7B20">
        <w:rPr>
          <w:rFonts w:eastAsiaTheme="minorHAnsi"/>
          <w:sz w:val="24"/>
          <w:szCs w:val="24"/>
        </w:rPr>
        <w:t>(Instructors should include late submission and make-up policies (whether make-up or rewrites are allowed or not and if yes what percentage/points will be deducted; whether the instructor will allow late submission of assignments, and if yes, what percentage/points will be deducted)</w:t>
      </w:r>
      <w:r w:rsidR="004B2DDA">
        <w:rPr>
          <w:rFonts w:eastAsiaTheme="minorHAnsi"/>
          <w:sz w:val="24"/>
          <w:szCs w:val="24"/>
        </w:rPr>
        <w:t xml:space="preserve">. </w:t>
      </w:r>
      <w:r w:rsidRPr="006C7B20">
        <w:rPr>
          <w:rFonts w:eastAsiaTheme="minorHAnsi"/>
          <w:sz w:val="24"/>
          <w:szCs w:val="24"/>
        </w:rPr>
        <w:t>All dates in this syllabus are subject to change as the course progresses. If any changes in the schedule or due dates occur, they will be communicated in class and/or via the D2L course site. It is the student’s responsibility to check for any corrections or changes in the schedule</w:t>
      </w:r>
      <w:r w:rsidRPr="00FC7C11">
        <w:rPr>
          <w:rFonts w:eastAsiaTheme="minorHAnsi"/>
          <w:sz w:val="24"/>
          <w:szCs w:val="24"/>
        </w:rPr>
        <w:t>.</w:t>
      </w:r>
    </w:p>
    <w:p w14:paraId="6B37B24B" w14:textId="77777777" w:rsidR="00633CE2" w:rsidRPr="00FC7C11" w:rsidRDefault="00633CE2" w:rsidP="00FC7C11">
      <w:pPr>
        <w:adjustRightInd w:val="0"/>
        <w:jc w:val="both"/>
        <w:rPr>
          <w:rFonts w:eastAsiaTheme="minorHAnsi"/>
          <w:sz w:val="24"/>
          <w:szCs w:val="24"/>
        </w:rPr>
      </w:pPr>
    </w:p>
    <w:p w14:paraId="6CFDBBAB" w14:textId="4A55317E" w:rsidR="00280847" w:rsidRPr="006448CF" w:rsidRDefault="00484C39" w:rsidP="00995283">
      <w:pPr>
        <w:pStyle w:val="Heading2"/>
        <w:ind w:left="0"/>
      </w:pPr>
      <w:r w:rsidRPr="006448CF">
        <w:t>COURSE SCHEDULE</w:t>
      </w:r>
    </w:p>
    <w:p w14:paraId="5D1588BA" w14:textId="77777777" w:rsidR="00280847" w:rsidRPr="006448CF" w:rsidRDefault="00280847" w:rsidP="00995283">
      <w:pPr>
        <w:pStyle w:val="BodyText"/>
        <w:rPr>
          <w:b/>
        </w:rPr>
      </w:pPr>
    </w:p>
    <w:tbl>
      <w:tblPr>
        <w:tblW w:w="0" w:type="auto"/>
        <w:tblInd w:w="1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9"/>
        <w:gridCol w:w="4320"/>
        <w:gridCol w:w="1980"/>
        <w:gridCol w:w="2011"/>
      </w:tblGrid>
      <w:tr w:rsidR="00280847" w:rsidRPr="008F601B" w14:paraId="00795052" w14:textId="77777777" w:rsidTr="00995283">
        <w:trPr>
          <w:trHeight w:val="420"/>
        </w:trPr>
        <w:tc>
          <w:tcPr>
            <w:tcW w:w="1049" w:type="dxa"/>
            <w:tcBorders>
              <w:bottom w:val="single" w:sz="18" w:space="0" w:color="000000"/>
            </w:tcBorders>
          </w:tcPr>
          <w:p w14:paraId="1E2B4048" w14:textId="77777777" w:rsidR="00280847" w:rsidRPr="006448CF" w:rsidRDefault="00484C39" w:rsidP="00995283">
            <w:pPr>
              <w:pStyle w:val="TableParagraph"/>
              <w:rPr>
                <w:b/>
                <w:sz w:val="24"/>
                <w:szCs w:val="24"/>
              </w:rPr>
            </w:pPr>
            <w:r w:rsidRPr="006448CF">
              <w:rPr>
                <w:b/>
                <w:sz w:val="24"/>
                <w:szCs w:val="24"/>
              </w:rPr>
              <w:t>Date</w:t>
            </w:r>
          </w:p>
        </w:tc>
        <w:tc>
          <w:tcPr>
            <w:tcW w:w="4320" w:type="dxa"/>
            <w:tcBorders>
              <w:bottom w:val="single" w:sz="18" w:space="0" w:color="000000"/>
            </w:tcBorders>
          </w:tcPr>
          <w:p w14:paraId="7C4DD588" w14:textId="77777777" w:rsidR="00280847" w:rsidRPr="006448CF" w:rsidRDefault="00484C39" w:rsidP="00995283">
            <w:pPr>
              <w:pStyle w:val="TableParagraph"/>
              <w:rPr>
                <w:b/>
                <w:sz w:val="24"/>
                <w:szCs w:val="24"/>
              </w:rPr>
            </w:pPr>
            <w:r w:rsidRPr="006448CF">
              <w:rPr>
                <w:b/>
                <w:sz w:val="24"/>
                <w:szCs w:val="24"/>
              </w:rPr>
              <w:t>Topic</w:t>
            </w:r>
          </w:p>
        </w:tc>
        <w:tc>
          <w:tcPr>
            <w:tcW w:w="1980" w:type="dxa"/>
            <w:tcBorders>
              <w:bottom w:val="single" w:sz="18" w:space="0" w:color="000000"/>
            </w:tcBorders>
          </w:tcPr>
          <w:p w14:paraId="5105B845" w14:textId="77777777" w:rsidR="00280847" w:rsidRPr="006448CF" w:rsidRDefault="00484C39" w:rsidP="00995283">
            <w:pPr>
              <w:pStyle w:val="TableParagraph"/>
              <w:rPr>
                <w:b/>
                <w:sz w:val="24"/>
                <w:szCs w:val="24"/>
              </w:rPr>
            </w:pPr>
            <w:r w:rsidRPr="006448CF">
              <w:rPr>
                <w:b/>
                <w:sz w:val="24"/>
                <w:szCs w:val="24"/>
              </w:rPr>
              <w:t>Readings</w:t>
            </w:r>
          </w:p>
        </w:tc>
        <w:tc>
          <w:tcPr>
            <w:tcW w:w="2011" w:type="dxa"/>
            <w:tcBorders>
              <w:bottom w:val="single" w:sz="18" w:space="0" w:color="000000"/>
            </w:tcBorders>
          </w:tcPr>
          <w:p w14:paraId="637AFE44" w14:textId="2AC0EA04" w:rsidR="00280847" w:rsidRPr="006448CF" w:rsidRDefault="00C018F5" w:rsidP="00995283">
            <w:pPr>
              <w:pStyle w:val="TableParagraph"/>
              <w:rPr>
                <w:b/>
                <w:sz w:val="24"/>
                <w:szCs w:val="24"/>
              </w:rPr>
            </w:pPr>
            <w:r w:rsidRPr="006448CF">
              <w:rPr>
                <w:b/>
                <w:sz w:val="24"/>
                <w:szCs w:val="24"/>
              </w:rPr>
              <w:t>Assignments Due</w:t>
            </w:r>
            <w:r w:rsidR="009A6231" w:rsidRPr="006448CF">
              <w:rPr>
                <w:b/>
                <w:sz w:val="24"/>
                <w:szCs w:val="24"/>
              </w:rPr>
              <w:t>*</w:t>
            </w:r>
          </w:p>
        </w:tc>
      </w:tr>
      <w:tr w:rsidR="00280847" w:rsidRPr="008F601B" w14:paraId="7D2E1A50" w14:textId="77777777" w:rsidTr="00995283">
        <w:trPr>
          <w:trHeight w:val="300"/>
        </w:trPr>
        <w:tc>
          <w:tcPr>
            <w:tcW w:w="1049" w:type="dxa"/>
            <w:tcBorders>
              <w:top w:val="single" w:sz="18" w:space="0" w:color="000000"/>
            </w:tcBorders>
          </w:tcPr>
          <w:p w14:paraId="490B168E" w14:textId="7CAF3659" w:rsidR="00280847" w:rsidRPr="00995283" w:rsidRDefault="00D268AE" w:rsidP="008F601B">
            <w:pPr>
              <w:pStyle w:val="TableParagraph"/>
              <w:rPr>
                <w:sz w:val="24"/>
                <w:szCs w:val="24"/>
              </w:rPr>
            </w:pPr>
            <w:r>
              <w:rPr>
                <w:sz w:val="24"/>
                <w:szCs w:val="24"/>
              </w:rPr>
              <w:t>date</w:t>
            </w:r>
          </w:p>
        </w:tc>
        <w:tc>
          <w:tcPr>
            <w:tcW w:w="4320" w:type="dxa"/>
            <w:tcBorders>
              <w:top w:val="single" w:sz="18" w:space="0" w:color="000000"/>
            </w:tcBorders>
          </w:tcPr>
          <w:p w14:paraId="496D2B57" w14:textId="77777777" w:rsidR="00280847" w:rsidRPr="00995283" w:rsidRDefault="00280847" w:rsidP="008F601B">
            <w:pPr>
              <w:pStyle w:val="TableParagraph"/>
              <w:rPr>
                <w:sz w:val="24"/>
                <w:szCs w:val="24"/>
              </w:rPr>
            </w:pPr>
          </w:p>
        </w:tc>
        <w:tc>
          <w:tcPr>
            <w:tcW w:w="1980" w:type="dxa"/>
            <w:tcBorders>
              <w:top w:val="single" w:sz="18" w:space="0" w:color="000000"/>
            </w:tcBorders>
          </w:tcPr>
          <w:p w14:paraId="7C24812B" w14:textId="77777777" w:rsidR="00280847" w:rsidRPr="00995283" w:rsidRDefault="00280847" w:rsidP="008F601B">
            <w:pPr>
              <w:pStyle w:val="TableParagraph"/>
              <w:rPr>
                <w:sz w:val="24"/>
                <w:szCs w:val="24"/>
              </w:rPr>
            </w:pPr>
          </w:p>
        </w:tc>
        <w:tc>
          <w:tcPr>
            <w:tcW w:w="2011" w:type="dxa"/>
            <w:tcBorders>
              <w:top w:val="single" w:sz="18" w:space="0" w:color="000000"/>
            </w:tcBorders>
          </w:tcPr>
          <w:p w14:paraId="1F7C4349" w14:textId="77777777" w:rsidR="00280847" w:rsidRPr="00995283" w:rsidRDefault="00280847" w:rsidP="008F601B">
            <w:pPr>
              <w:pStyle w:val="TableParagraph"/>
              <w:rPr>
                <w:sz w:val="24"/>
                <w:szCs w:val="24"/>
              </w:rPr>
            </w:pPr>
          </w:p>
        </w:tc>
      </w:tr>
      <w:tr w:rsidR="00280847" w:rsidRPr="008F601B" w14:paraId="02D24004" w14:textId="77777777" w:rsidTr="00995283">
        <w:trPr>
          <w:trHeight w:val="300"/>
        </w:trPr>
        <w:tc>
          <w:tcPr>
            <w:tcW w:w="1049" w:type="dxa"/>
          </w:tcPr>
          <w:p w14:paraId="6CB4643F" w14:textId="60AC84AC" w:rsidR="00280847" w:rsidRPr="00995283" w:rsidRDefault="00D268AE" w:rsidP="008F601B">
            <w:pPr>
              <w:pStyle w:val="TableParagraph"/>
              <w:rPr>
                <w:sz w:val="24"/>
                <w:szCs w:val="24"/>
              </w:rPr>
            </w:pPr>
            <w:r>
              <w:rPr>
                <w:sz w:val="24"/>
                <w:szCs w:val="24"/>
              </w:rPr>
              <w:t>Week 1</w:t>
            </w:r>
          </w:p>
        </w:tc>
        <w:tc>
          <w:tcPr>
            <w:tcW w:w="4320" w:type="dxa"/>
          </w:tcPr>
          <w:p w14:paraId="5F76C862" w14:textId="77777777" w:rsidR="00280847" w:rsidRPr="00995283" w:rsidRDefault="00280847" w:rsidP="008F601B">
            <w:pPr>
              <w:pStyle w:val="TableParagraph"/>
              <w:rPr>
                <w:sz w:val="24"/>
                <w:szCs w:val="24"/>
              </w:rPr>
            </w:pPr>
          </w:p>
        </w:tc>
        <w:tc>
          <w:tcPr>
            <w:tcW w:w="1980" w:type="dxa"/>
          </w:tcPr>
          <w:p w14:paraId="6AF24F69" w14:textId="77777777" w:rsidR="00280847" w:rsidRPr="00995283" w:rsidRDefault="00280847" w:rsidP="008F601B">
            <w:pPr>
              <w:pStyle w:val="TableParagraph"/>
              <w:rPr>
                <w:sz w:val="24"/>
                <w:szCs w:val="24"/>
              </w:rPr>
            </w:pPr>
          </w:p>
        </w:tc>
        <w:tc>
          <w:tcPr>
            <w:tcW w:w="2011" w:type="dxa"/>
          </w:tcPr>
          <w:p w14:paraId="6CDD59FD" w14:textId="77777777" w:rsidR="00280847" w:rsidRPr="00995283" w:rsidRDefault="00280847" w:rsidP="008F601B">
            <w:pPr>
              <w:pStyle w:val="TableParagraph"/>
              <w:rPr>
                <w:sz w:val="24"/>
                <w:szCs w:val="24"/>
              </w:rPr>
            </w:pPr>
          </w:p>
        </w:tc>
      </w:tr>
      <w:tr w:rsidR="00280847" w:rsidRPr="008F601B" w14:paraId="4CECA588" w14:textId="77777777" w:rsidTr="00995283">
        <w:trPr>
          <w:trHeight w:val="300"/>
        </w:trPr>
        <w:tc>
          <w:tcPr>
            <w:tcW w:w="1049" w:type="dxa"/>
            <w:tcBorders>
              <w:bottom w:val="single" w:sz="18" w:space="0" w:color="000000"/>
            </w:tcBorders>
          </w:tcPr>
          <w:p w14:paraId="56EE8BBB" w14:textId="77777777" w:rsidR="00280847" w:rsidRPr="00D268AE" w:rsidRDefault="00280847" w:rsidP="008F601B">
            <w:pPr>
              <w:pStyle w:val="TableParagraph"/>
              <w:rPr>
                <w:sz w:val="24"/>
                <w:szCs w:val="24"/>
              </w:rPr>
            </w:pPr>
          </w:p>
        </w:tc>
        <w:tc>
          <w:tcPr>
            <w:tcW w:w="4320" w:type="dxa"/>
            <w:tcBorders>
              <w:bottom w:val="single" w:sz="18" w:space="0" w:color="000000"/>
            </w:tcBorders>
          </w:tcPr>
          <w:p w14:paraId="18735A35" w14:textId="77777777" w:rsidR="00280847" w:rsidRPr="00D268AE" w:rsidRDefault="00280847" w:rsidP="008F601B">
            <w:pPr>
              <w:pStyle w:val="TableParagraph"/>
              <w:rPr>
                <w:sz w:val="24"/>
                <w:szCs w:val="24"/>
              </w:rPr>
            </w:pPr>
          </w:p>
        </w:tc>
        <w:tc>
          <w:tcPr>
            <w:tcW w:w="1980" w:type="dxa"/>
            <w:tcBorders>
              <w:bottom w:val="single" w:sz="18" w:space="0" w:color="000000"/>
            </w:tcBorders>
          </w:tcPr>
          <w:p w14:paraId="1C58627F" w14:textId="77777777" w:rsidR="00280847" w:rsidRPr="00D268AE" w:rsidRDefault="00280847" w:rsidP="008F601B">
            <w:pPr>
              <w:pStyle w:val="TableParagraph"/>
              <w:rPr>
                <w:sz w:val="24"/>
                <w:szCs w:val="24"/>
              </w:rPr>
            </w:pPr>
          </w:p>
        </w:tc>
        <w:tc>
          <w:tcPr>
            <w:tcW w:w="2011" w:type="dxa"/>
            <w:tcBorders>
              <w:bottom w:val="single" w:sz="18" w:space="0" w:color="000000"/>
            </w:tcBorders>
          </w:tcPr>
          <w:p w14:paraId="05C7614E" w14:textId="77777777" w:rsidR="00280847" w:rsidRPr="00D268AE" w:rsidRDefault="00280847" w:rsidP="008F601B">
            <w:pPr>
              <w:pStyle w:val="TableParagraph"/>
              <w:rPr>
                <w:sz w:val="24"/>
                <w:szCs w:val="24"/>
              </w:rPr>
            </w:pPr>
          </w:p>
        </w:tc>
      </w:tr>
      <w:tr w:rsidR="00D268AE" w:rsidRPr="008F601B" w14:paraId="49100CAC" w14:textId="77777777" w:rsidTr="00995283">
        <w:trPr>
          <w:trHeight w:val="300"/>
        </w:trPr>
        <w:tc>
          <w:tcPr>
            <w:tcW w:w="1049" w:type="dxa"/>
            <w:tcBorders>
              <w:top w:val="single" w:sz="18" w:space="0" w:color="000000"/>
            </w:tcBorders>
          </w:tcPr>
          <w:p w14:paraId="2D973517" w14:textId="1312F639" w:rsidR="00D268AE" w:rsidRPr="00995283" w:rsidRDefault="00D268AE" w:rsidP="00D268AE">
            <w:pPr>
              <w:pStyle w:val="TableParagraph"/>
              <w:rPr>
                <w:sz w:val="24"/>
                <w:szCs w:val="24"/>
              </w:rPr>
            </w:pPr>
            <w:r>
              <w:rPr>
                <w:sz w:val="24"/>
                <w:szCs w:val="24"/>
              </w:rPr>
              <w:t>date</w:t>
            </w:r>
          </w:p>
        </w:tc>
        <w:tc>
          <w:tcPr>
            <w:tcW w:w="4320" w:type="dxa"/>
            <w:tcBorders>
              <w:top w:val="single" w:sz="18" w:space="0" w:color="000000"/>
            </w:tcBorders>
          </w:tcPr>
          <w:p w14:paraId="1CDC6F4D" w14:textId="77777777" w:rsidR="00D268AE" w:rsidRPr="00995283" w:rsidRDefault="00D268AE" w:rsidP="00D268AE">
            <w:pPr>
              <w:pStyle w:val="TableParagraph"/>
              <w:rPr>
                <w:sz w:val="24"/>
                <w:szCs w:val="24"/>
              </w:rPr>
            </w:pPr>
          </w:p>
        </w:tc>
        <w:tc>
          <w:tcPr>
            <w:tcW w:w="1980" w:type="dxa"/>
            <w:tcBorders>
              <w:top w:val="single" w:sz="18" w:space="0" w:color="000000"/>
            </w:tcBorders>
          </w:tcPr>
          <w:p w14:paraId="4FA69C70" w14:textId="77777777" w:rsidR="00D268AE" w:rsidRPr="00995283" w:rsidRDefault="00D268AE" w:rsidP="00D268AE">
            <w:pPr>
              <w:pStyle w:val="TableParagraph"/>
              <w:rPr>
                <w:sz w:val="24"/>
                <w:szCs w:val="24"/>
              </w:rPr>
            </w:pPr>
          </w:p>
        </w:tc>
        <w:tc>
          <w:tcPr>
            <w:tcW w:w="2011" w:type="dxa"/>
            <w:tcBorders>
              <w:top w:val="single" w:sz="18" w:space="0" w:color="000000"/>
            </w:tcBorders>
          </w:tcPr>
          <w:p w14:paraId="45CC48C2" w14:textId="77777777" w:rsidR="00D268AE" w:rsidRPr="00995283" w:rsidRDefault="00D268AE" w:rsidP="00D268AE">
            <w:pPr>
              <w:pStyle w:val="TableParagraph"/>
              <w:rPr>
                <w:sz w:val="24"/>
                <w:szCs w:val="24"/>
              </w:rPr>
            </w:pPr>
          </w:p>
        </w:tc>
      </w:tr>
      <w:tr w:rsidR="00D268AE" w:rsidRPr="008F601B" w14:paraId="57799789" w14:textId="77777777" w:rsidTr="00995283">
        <w:trPr>
          <w:trHeight w:val="300"/>
        </w:trPr>
        <w:tc>
          <w:tcPr>
            <w:tcW w:w="1049" w:type="dxa"/>
          </w:tcPr>
          <w:p w14:paraId="07C3064B" w14:textId="5431D7A8" w:rsidR="00D268AE" w:rsidRPr="00995283" w:rsidRDefault="00D268AE" w:rsidP="00D268AE">
            <w:pPr>
              <w:pStyle w:val="TableParagraph"/>
              <w:rPr>
                <w:sz w:val="24"/>
                <w:szCs w:val="24"/>
              </w:rPr>
            </w:pPr>
            <w:r>
              <w:rPr>
                <w:sz w:val="24"/>
                <w:szCs w:val="24"/>
              </w:rPr>
              <w:t>Week 2</w:t>
            </w:r>
          </w:p>
        </w:tc>
        <w:tc>
          <w:tcPr>
            <w:tcW w:w="4320" w:type="dxa"/>
          </w:tcPr>
          <w:p w14:paraId="5FD51C9F" w14:textId="77777777" w:rsidR="00D268AE" w:rsidRPr="00995283" w:rsidRDefault="00D268AE" w:rsidP="00D268AE">
            <w:pPr>
              <w:pStyle w:val="TableParagraph"/>
              <w:rPr>
                <w:sz w:val="24"/>
                <w:szCs w:val="24"/>
              </w:rPr>
            </w:pPr>
          </w:p>
        </w:tc>
        <w:tc>
          <w:tcPr>
            <w:tcW w:w="1980" w:type="dxa"/>
          </w:tcPr>
          <w:p w14:paraId="0DB7F481" w14:textId="77777777" w:rsidR="00D268AE" w:rsidRPr="00995283" w:rsidRDefault="00D268AE" w:rsidP="00D268AE">
            <w:pPr>
              <w:pStyle w:val="TableParagraph"/>
              <w:rPr>
                <w:sz w:val="24"/>
                <w:szCs w:val="24"/>
              </w:rPr>
            </w:pPr>
          </w:p>
        </w:tc>
        <w:tc>
          <w:tcPr>
            <w:tcW w:w="2011" w:type="dxa"/>
          </w:tcPr>
          <w:p w14:paraId="652BAC30" w14:textId="77777777" w:rsidR="00D268AE" w:rsidRPr="00995283" w:rsidRDefault="00D268AE" w:rsidP="00D268AE">
            <w:pPr>
              <w:pStyle w:val="TableParagraph"/>
              <w:rPr>
                <w:sz w:val="24"/>
                <w:szCs w:val="24"/>
              </w:rPr>
            </w:pPr>
          </w:p>
        </w:tc>
      </w:tr>
      <w:tr w:rsidR="00280847" w:rsidRPr="008F601B" w14:paraId="4CB3E037" w14:textId="77777777" w:rsidTr="00995283">
        <w:trPr>
          <w:trHeight w:val="300"/>
        </w:trPr>
        <w:tc>
          <w:tcPr>
            <w:tcW w:w="1049" w:type="dxa"/>
            <w:tcBorders>
              <w:bottom w:val="single" w:sz="18" w:space="0" w:color="000000"/>
            </w:tcBorders>
          </w:tcPr>
          <w:p w14:paraId="6EB74466" w14:textId="77777777" w:rsidR="00280847" w:rsidRPr="00995283" w:rsidRDefault="00280847" w:rsidP="008F601B">
            <w:pPr>
              <w:pStyle w:val="TableParagraph"/>
              <w:rPr>
                <w:sz w:val="24"/>
                <w:szCs w:val="24"/>
              </w:rPr>
            </w:pPr>
          </w:p>
        </w:tc>
        <w:tc>
          <w:tcPr>
            <w:tcW w:w="4320" w:type="dxa"/>
            <w:tcBorders>
              <w:bottom w:val="single" w:sz="18" w:space="0" w:color="000000"/>
            </w:tcBorders>
          </w:tcPr>
          <w:p w14:paraId="07C7F0E6" w14:textId="77777777" w:rsidR="00280847" w:rsidRPr="00995283" w:rsidRDefault="00280847" w:rsidP="008F601B">
            <w:pPr>
              <w:pStyle w:val="TableParagraph"/>
              <w:rPr>
                <w:sz w:val="24"/>
                <w:szCs w:val="24"/>
              </w:rPr>
            </w:pPr>
          </w:p>
        </w:tc>
        <w:tc>
          <w:tcPr>
            <w:tcW w:w="1980" w:type="dxa"/>
            <w:tcBorders>
              <w:bottom w:val="single" w:sz="18" w:space="0" w:color="000000"/>
            </w:tcBorders>
          </w:tcPr>
          <w:p w14:paraId="1C715424" w14:textId="77777777" w:rsidR="00280847" w:rsidRPr="00995283" w:rsidRDefault="00280847" w:rsidP="008F601B">
            <w:pPr>
              <w:pStyle w:val="TableParagraph"/>
              <w:rPr>
                <w:sz w:val="24"/>
                <w:szCs w:val="24"/>
              </w:rPr>
            </w:pPr>
          </w:p>
        </w:tc>
        <w:tc>
          <w:tcPr>
            <w:tcW w:w="2011" w:type="dxa"/>
            <w:tcBorders>
              <w:bottom w:val="single" w:sz="18" w:space="0" w:color="000000"/>
            </w:tcBorders>
          </w:tcPr>
          <w:p w14:paraId="42B59F7A" w14:textId="77777777" w:rsidR="00280847" w:rsidRPr="00995283" w:rsidRDefault="00280847" w:rsidP="008F601B">
            <w:pPr>
              <w:pStyle w:val="TableParagraph"/>
              <w:rPr>
                <w:sz w:val="24"/>
                <w:szCs w:val="24"/>
              </w:rPr>
            </w:pPr>
          </w:p>
        </w:tc>
      </w:tr>
      <w:tr w:rsidR="00D268AE" w:rsidRPr="008F601B" w14:paraId="7CB1F822" w14:textId="77777777" w:rsidTr="00995283">
        <w:trPr>
          <w:trHeight w:val="300"/>
        </w:trPr>
        <w:tc>
          <w:tcPr>
            <w:tcW w:w="1049" w:type="dxa"/>
            <w:tcBorders>
              <w:top w:val="single" w:sz="18" w:space="0" w:color="000000"/>
            </w:tcBorders>
          </w:tcPr>
          <w:p w14:paraId="2BAD701A" w14:textId="0C8F12CB" w:rsidR="00D268AE" w:rsidRPr="00D268AE" w:rsidRDefault="00D268AE" w:rsidP="00D268AE">
            <w:pPr>
              <w:pStyle w:val="TableParagraph"/>
              <w:rPr>
                <w:rFonts w:asciiTheme="minorHAnsi" w:hAnsiTheme="minorHAnsi"/>
                <w:sz w:val="24"/>
                <w:szCs w:val="24"/>
              </w:rPr>
            </w:pPr>
            <w:r>
              <w:rPr>
                <w:sz w:val="24"/>
                <w:szCs w:val="24"/>
              </w:rPr>
              <w:t>date</w:t>
            </w:r>
          </w:p>
        </w:tc>
        <w:tc>
          <w:tcPr>
            <w:tcW w:w="4320" w:type="dxa"/>
            <w:tcBorders>
              <w:top w:val="single" w:sz="18" w:space="0" w:color="000000"/>
            </w:tcBorders>
          </w:tcPr>
          <w:p w14:paraId="37B27248" w14:textId="77777777" w:rsidR="00D268AE" w:rsidRPr="00D268AE" w:rsidRDefault="00D268AE" w:rsidP="00D268AE">
            <w:pPr>
              <w:pStyle w:val="TableParagraph"/>
              <w:rPr>
                <w:rFonts w:asciiTheme="minorHAnsi" w:hAnsiTheme="minorHAnsi"/>
                <w:sz w:val="24"/>
                <w:szCs w:val="24"/>
              </w:rPr>
            </w:pPr>
          </w:p>
        </w:tc>
        <w:tc>
          <w:tcPr>
            <w:tcW w:w="1980" w:type="dxa"/>
            <w:tcBorders>
              <w:top w:val="single" w:sz="18" w:space="0" w:color="000000"/>
            </w:tcBorders>
          </w:tcPr>
          <w:p w14:paraId="53D71004" w14:textId="77777777" w:rsidR="00D268AE" w:rsidRPr="00D268AE" w:rsidRDefault="00D268AE" w:rsidP="00D268AE">
            <w:pPr>
              <w:pStyle w:val="TableParagraph"/>
              <w:rPr>
                <w:rFonts w:asciiTheme="minorHAnsi" w:hAnsiTheme="minorHAnsi"/>
                <w:sz w:val="24"/>
                <w:szCs w:val="24"/>
              </w:rPr>
            </w:pPr>
          </w:p>
        </w:tc>
        <w:tc>
          <w:tcPr>
            <w:tcW w:w="2011" w:type="dxa"/>
            <w:tcBorders>
              <w:top w:val="single" w:sz="18" w:space="0" w:color="000000"/>
            </w:tcBorders>
          </w:tcPr>
          <w:p w14:paraId="7C8E5DD0" w14:textId="77777777" w:rsidR="00D268AE" w:rsidRPr="00D268AE" w:rsidRDefault="00D268AE" w:rsidP="00D268AE">
            <w:pPr>
              <w:pStyle w:val="TableParagraph"/>
              <w:rPr>
                <w:rFonts w:asciiTheme="minorHAnsi" w:hAnsiTheme="minorHAnsi"/>
                <w:sz w:val="24"/>
                <w:szCs w:val="24"/>
              </w:rPr>
            </w:pPr>
          </w:p>
        </w:tc>
      </w:tr>
      <w:tr w:rsidR="00D268AE" w:rsidRPr="008F601B" w14:paraId="5C5F5131" w14:textId="77777777" w:rsidTr="00995283">
        <w:trPr>
          <w:trHeight w:val="300"/>
        </w:trPr>
        <w:tc>
          <w:tcPr>
            <w:tcW w:w="1049" w:type="dxa"/>
          </w:tcPr>
          <w:p w14:paraId="52892F0E" w14:textId="638BBAA8" w:rsidR="00D268AE" w:rsidRPr="00995283" w:rsidRDefault="00D268AE" w:rsidP="00D268AE">
            <w:pPr>
              <w:pStyle w:val="TableParagraph"/>
              <w:rPr>
                <w:sz w:val="24"/>
                <w:szCs w:val="24"/>
              </w:rPr>
            </w:pPr>
            <w:r>
              <w:rPr>
                <w:sz w:val="24"/>
                <w:szCs w:val="24"/>
              </w:rPr>
              <w:t>Week 3</w:t>
            </w:r>
          </w:p>
        </w:tc>
        <w:tc>
          <w:tcPr>
            <w:tcW w:w="4320" w:type="dxa"/>
          </w:tcPr>
          <w:p w14:paraId="73DF0BEB" w14:textId="77777777" w:rsidR="00D268AE" w:rsidRPr="00995283" w:rsidRDefault="00D268AE" w:rsidP="00D268AE">
            <w:pPr>
              <w:pStyle w:val="TableParagraph"/>
              <w:rPr>
                <w:sz w:val="24"/>
                <w:szCs w:val="24"/>
              </w:rPr>
            </w:pPr>
          </w:p>
        </w:tc>
        <w:tc>
          <w:tcPr>
            <w:tcW w:w="1980" w:type="dxa"/>
          </w:tcPr>
          <w:p w14:paraId="4ED91C6C" w14:textId="77777777" w:rsidR="00D268AE" w:rsidRPr="00995283" w:rsidRDefault="00D268AE" w:rsidP="00D268AE">
            <w:pPr>
              <w:pStyle w:val="TableParagraph"/>
              <w:rPr>
                <w:sz w:val="24"/>
                <w:szCs w:val="24"/>
              </w:rPr>
            </w:pPr>
          </w:p>
        </w:tc>
        <w:tc>
          <w:tcPr>
            <w:tcW w:w="2011" w:type="dxa"/>
          </w:tcPr>
          <w:p w14:paraId="7A24445B" w14:textId="77777777" w:rsidR="00D268AE" w:rsidRPr="00995283" w:rsidRDefault="00D268AE" w:rsidP="00D268AE">
            <w:pPr>
              <w:pStyle w:val="TableParagraph"/>
              <w:rPr>
                <w:sz w:val="24"/>
                <w:szCs w:val="24"/>
              </w:rPr>
            </w:pPr>
          </w:p>
        </w:tc>
      </w:tr>
      <w:tr w:rsidR="00280847" w:rsidRPr="008F601B" w14:paraId="5D257559" w14:textId="77777777" w:rsidTr="00995283">
        <w:trPr>
          <w:trHeight w:val="300"/>
        </w:trPr>
        <w:tc>
          <w:tcPr>
            <w:tcW w:w="1049" w:type="dxa"/>
            <w:tcBorders>
              <w:bottom w:val="single" w:sz="18" w:space="0" w:color="000000"/>
            </w:tcBorders>
          </w:tcPr>
          <w:p w14:paraId="4FBAA1A3" w14:textId="77777777" w:rsidR="00280847" w:rsidRPr="00995283" w:rsidRDefault="00280847" w:rsidP="008F601B">
            <w:pPr>
              <w:pStyle w:val="TableParagraph"/>
              <w:rPr>
                <w:sz w:val="24"/>
                <w:szCs w:val="24"/>
              </w:rPr>
            </w:pPr>
          </w:p>
        </w:tc>
        <w:tc>
          <w:tcPr>
            <w:tcW w:w="4320" w:type="dxa"/>
            <w:tcBorders>
              <w:bottom w:val="single" w:sz="18" w:space="0" w:color="000000"/>
            </w:tcBorders>
          </w:tcPr>
          <w:p w14:paraId="45D7C614" w14:textId="77777777" w:rsidR="00280847" w:rsidRPr="00995283" w:rsidRDefault="00280847" w:rsidP="008F601B">
            <w:pPr>
              <w:pStyle w:val="TableParagraph"/>
              <w:rPr>
                <w:sz w:val="24"/>
                <w:szCs w:val="24"/>
              </w:rPr>
            </w:pPr>
          </w:p>
        </w:tc>
        <w:tc>
          <w:tcPr>
            <w:tcW w:w="1980" w:type="dxa"/>
            <w:tcBorders>
              <w:bottom w:val="single" w:sz="18" w:space="0" w:color="000000"/>
            </w:tcBorders>
          </w:tcPr>
          <w:p w14:paraId="01D6BB45" w14:textId="77777777" w:rsidR="00280847" w:rsidRPr="00995283" w:rsidRDefault="00280847" w:rsidP="008F601B">
            <w:pPr>
              <w:pStyle w:val="TableParagraph"/>
              <w:rPr>
                <w:sz w:val="24"/>
                <w:szCs w:val="24"/>
              </w:rPr>
            </w:pPr>
          </w:p>
        </w:tc>
        <w:tc>
          <w:tcPr>
            <w:tcW w:w="2011" w:type="dxa"/>
            <w:tcBorders>
              <w:bottom w:val="single" w:sz="18" w:space="0" w:color="000000"/>
            </w:tcBorders>
          </w:tcPr>
          <w:p w14:paraId="25DAFCEA" w14:textId="77777777" w:rsidR="00280847" w:rsidRPr="00995283" w:rsidRDefault="00280847" w:rsidP="008F601B">
            <w:pPr>
              <w:pStyle w:val="TableParagraph"/>
              <w:rPr>
                <w:sz w:val="24"/>
                <w:szCs w:val="24"/>
              </w:rPr>
            </w:pPr>
          </w:p>
        </w:tc>
      </w:tr>
      <w:tr w:rsidR="00D268AE" w:rsidRPr="008F601B" w14:paraId="4972F002" w14:textId="77777777" w:rsidTr="00995283">
        <w:trPr>
          <w:trHeight w:val="300"/>
        </w:trPr>
        <w:tc>
          <w:tcPr>
            <w:tcW w:w="1049" w:type="dxa"/>
            <w:tcBorders>
              <w:top w:val="single" w:sz="18" w:space="0" w:color="000000"/>
            </w:tcBorders>
          </w:tcPr>
          <w:p w14:paraId="0113CE19" w14:textId="239A9E30" w:rsidR="00D268AE" w:rsidRPr="00995283" w:rsidRDefault="00D268AE" w:rsidP="00D268AE">
            <w:pPr>
              <w:pStyle w:val="TableParagraph"/>
              <w:rPr>
                <w:sz w:val="24"/>
                <w:szCs w:val="24"/>
              </w:rPr>
            </w:pPr>
            <w:r>
              <w:rPr>
                <w:sz w:val="24"/>
                <w:szCs w:val="24"/>
              </w:rPr>
              <w:t>date</w:t>
            </w:r>
          </w:p>
        </w:tc>
        <w:tc>
          <w:tcPr>
            <w:tcW w:w="4320" w:type="dxa"/>
            <w:tcBorders>
              <w:top w:val="single" w:sz="18" w:space="0" w:color="000000"/>
            </w:tcBorders>
          </w:tcPr>
          <w:p w14:paraId="6FD644BC" w14:textId="77777777" w:rsidR="00D268AE" w:rsidRPr="00995283" w:rsidRDefault="00D268AE" w:rsidP="00D268AE">
            <w:pPr>
              <w:pStyle w:val="TableParagraph"/>
              <w:rPr>
                <w:sz w:val="24"/>
                <w:szCs w:val="24"/>
              </w:rPr>
            </w:pPr>
          </w:p>
        </w:tc>
        <w:tc>
          <w:tcPr>
            <w:tcW w:w="1980" w:type="dxa"/>
            <w:tcBorders>
              <w:top w:val="single" w:sz="18" w:space="0" w:color="000000"/>
            </w:tcBorders>
          </w:tcPr>
          <w:p w14:paraId="0A17CE39" w14:textId="77777777" w:rsidR="00D268AE" w:rsidRPr="00995283" w:rsidRDefault="00D268AE" w:rsidP="00D268AE">
            <w:pPr>
              <w:pStyle w:val="TableParagraph"/>
              <w:rPr>
                <w:sz w:val="24"/>
                <w:szCs w:val="24"/>
              </w:rPr>
            </w:pPr>
          </w:p>
        </w:tc>
        <w:tc>
          <w:tcPr>
            <w:tcW w:w="2011" w:type="dxa"/>
            <w:tcBorders>
              <w:top w:val="single" w:sz="18" w:space="0" w:color="000000"/>
            </w:tcBorders>
          </w:tcPr>
          <w:p w14:paraId="4E4F0B57" w14:textId="77777777" w:rsidR="00D268AE" w:rsidRPr="00995283" w:rsidRDefault="00D268AE" w:rsidP="00D268AE">
            <w:pPr>
              <w:pStyle w:val="TableParagraph"/>
              <w:rPr>
                <w:sz w:val="24"/>
                <w:szCs w:val="24"/>
              </w:rPr>
            </w:pPr>
          </w:p>
        </w:tc>
      </w:tr>
      <w:tr w:rsidR="00D268AE" w:rsidRPr="008F601B" w14:paraId="46CF7E7B" w14:textId="77777777" w:rsidTr="00995283">
        <w:trPr>
          <w:trHeight w:val="300"/>
        </w:trPr>
        <w:tc>
          <w:tcPr>
            <w:tcW w:w="1049" w:type="dxa"/>
          </w:tcPr>
          <w:p w14:paraId="596E49AD" w14:textId="42FDDFA8" w:rsidR="00D268AE" w:rsidRPr="00D268AE" w:rsidRDefault="00D268AE" w:rsidP="00D268AE">
            <w:pPr>
              <w:pStyle w:val="TableParagraph"/>
              <w:rPr>
                <w:sz w:val="24"/>
                <w:szCs w:val="24"/>
              </w:rPr>
            </w:pPr>
            <w:r>
              <w:rPr>
                <w:sz w:val="24"/>
                <w:szCs w:val="24"/>
              </w:rPr>
              <w:t>Week 4</w:t>
            </w:r>
          </w:p>
        </w:tc>
        <w:tc>
          <w:tcPr>
            <w:tcW w:w="4320" w:type="dxa"/>
          </w:tcPr>
          <w:p w14:paraId="770D6097" w14:textId="77777777" w:rsidR="00D268AE" w:rsidRPr="00D268AE" w:rsidRDefault="00D268AE" w:rsidP="00D268AE">
            <w:pPr>
              <w:pStyle w:val="TableParagraph"/>
              <w:rPr>
                <w:sz w:val="24"/>
                <w:szCs w:val="24"/>
              </w:rPr>
            </w:pPr>
          </w:p>
        </w:tc>
        <w:tc>
          <w:tcPr>
            <w:tcW w:w="1980" w:type="dxa"/>
          </w:tcPr>
          <w:p w14:paraId="573F6C87" w14:textId="77777777" w:rsidR="00D268AE" w:rsidRPr="00D268AE" w:rsidRDefault="00D268AE" w:rsidP="00D268AE">
            <w:pPr>
              <w:pStyle w:val="TableParagraph"/>
              <w:rPr>
                <w:sz w:val="24"/>
                <w:szCs w:val="24"/>
              </w:rPr>
            </w:pPr>
          </w:p>
        </w:tc>
        <w:tc>
          <w:tcPr>
            <w:tcW w:w="2011" w:type="dxa"/>
          </w:tcPr>
          <w:p w14:paraId="373351A2" w14:textId="77777777" w:rsidR="00D268AE" w:rsidRPr="00D268AE" w:rsidRDefault="00D268AE" w:rsidP="00D268AE">
            <w:pPr>
              <w:pStyle w:val="TableParagraph"/>
              <w:rPr>
                <w:sz w:val="24"/>
                <w:szCs w:val="24"/>
              </w:rPr>
            </w:pPr>
          </w:p>
        </w:tc>
      </w:tr>
      <w:tr w:rsidR="00280847" w:rsidRPr="008F601B" w14:paraId="2DC70FDD" w14:textId="77777777" w:rsidTr="00995283">
        <w:trPr>
          <w:trHeight w:val="300"/>
        </w:trPr>
        <w:tc>
          <w:tcPr>
            <w:tcW w:w="1049" w:type="dxa"/>
            <w:tcBorders>
              <w:bottom w:val="single" w:sz="18" w:space="0" w:color="000000"/>
            </w:tcBorders>
          </w:tcPr>
          <w:p w14:paraId="21340B3A" w14:textId="77777777" w:rsidR="00280847" w:rsidRPr="00FC7C11" w:rsidRDefault="00280847" w:rsidP="008F601B">
            <w:pPr>
              <w:pStyle w:val="TableParagraph"/>
              <w:rPr>
                <w:sz w:val="24"/>
                <w:szCs w:val="24"/>
              </w:rPr>
            </w:pPr>
          </w:p>
        </w:tc>
        <w:tc>
          <w:tcPr>
            <w:tcW w:w="4320" w:type="dxa"/>
            <w:tcBorders>
              <w:bottom w:val="single" w:sz="18" w:space="0" w:color="000000"/>
            </w:tcBorders>
          </w:tcPr>
          <w:p w14:paraId="649F820A" w14:textId="77777777" w:rsidR="00280847" w:rsidRPr="00FC7C11" w:rsidRDefault="00280847" w:rsidP="008F601B">
            <w:pPr>
              <w:pStyle w:val="TableParagraph"/>
              <w:rPr>
                <w:sz w:val="24"/>
                <w:szCs w:val="24"/>
              </w:rPr>
            </w:pPr>
          </w:p>
        </w:tc>
        <w:tc>
          <w:tcPr>
            <w:tcW w:w="1980" w:type="dxa"/>
            <w:tcBorders>
              <w:bottom w:val="single" w:sz="18" w:space="0" w:color="000000"/>
            </w:tcBorders>
          </w:tcPr>
          <w:p w14:paraId="564CAEE5" w14:textId="77777777" w:rsidR="00280847" w:rsidRPr="00FC7C11" w:rsidRDefault="00280847" w:rsidP="008F601B">
            <w:pPr>
              <w:pStyle w:val="TableParagraph"/>
              <w:rPr>
                <w:sz w:val="24"/>
                <w:szCs w:val="24"/>
              </w:rPr>
            </w:pPr>
          </w:p>
        </w:tc>
        <w:tc>
          <w:tcPr>
            <w:tcW w:w="2011" w:type="dxa"/>
            <w:tcBorders>
              <w:bottom w:val="single" w:sz="18" w:space="0" w:color="000000"/>
            </w:tcBorders>
          </w:tcPr>
          <w:p w14:paraId="56DE6B4B" w14:textId="77777777" w:rsidR="00280847" w:rsidRPr="00FC7C11" w:rsidRDefault="00280847" w:rsidP="008F601B">
            <w:pPr>
              <w:pStyle w:val="TableParagraph"/>
              <w:rPr>
                <w:sz w:val="24"/>
                <w:szCs w:val="24"/>
              </w:rPr>
            </w:pPr>
          </w:p>
        </w:tc>
      </w:tr>
      <w:tr w:rsidR="00D268AE" w:rsidRPr="008F601B" w14:paraId="7DA3D742" w14:textId="77777777" w:rsidTr="00995283">
        <w:trPr>
          <w:trHeight w:val="300"/>
        </w:trPr>
        <w:tc>
          <w:tcPr>
            <w:tcW w:w="1049" w:type="dxa"/>
            <w:tcBorders>
              <w:top w:val="single" w:sz="18" w:space="0" w:color="000000"/>
            </w:tcBorders>
          </w:tcPr>
          <w:p w14:paraId="48B84F2D" w14:textId="154A54F6" w:rsidR="00D268AE" w:rsidRPr="00995283" w:rsidRDefault="00D268AE" w:rsidP="00D268AE">
            <w:pPr>
              <w:pStyle w:val="TableParagraph"/>
              <w:rPr>
                <w:sz w:val="24"/>
                <w:szCs w:val="24"/>
              </w:rPr>
            </w:pPr>
            <w:r>
              <w:rPr>
                <w:sz w:val="24"/>
                <w:szCs w:val="24"/>
              </w:rPr>
              <w:t>date</w:t>
            </w:r>
          </w:p>
        </w:tc>
        <w:tc>
          <w:tcPr>
            <w:tcW w:w="4320" w:type="dxa"/>
            <w:tcBorders>
              <w:top w:val="single" w:sz="18" w:space="0" w:color="000000"/>
            </w:tcBorders>
          </w:tcPr>
          <w:p w14:paraId="61C24C89" w14:textId="77777777" w:rsidR="00D268AE" w:rsidRPr="00995283" w:rsidRDefault="00D268AE" w:rsidP="00D268AE">
            <w:pPr>
              <w:pStyle w:val="TableParagraph"/>
              <w:rPr>
                <w:sz w:val="24"/>
                <w:szCs w:val="24"/>
              </w:rPr>
            </w:pPr>
          </w:p>
        </w:tc>
        <w:tc>
          <w:tcPr>
            <w:tcW w:w="1980" w:type="dxa"/>
            <w:tcBorders>
              <w:top w:val="single" w:sz="18" w:space="0" w:color="000000"/>
            </w:tcBorders>
          </w:tcPr>
          <w:p w14:paraId="75FEFFC7" w14:textId="77777777" w:rsidR="00D268AE" w:rsidRPr="00995283" w:rsidRDefault="00D268AE" w:rsidP="00D268AE">
            <w:pPr>
              <w:pStyle w:val="TableParagraph"/>
              <w:rPr>
                <w:sz w:val="24"/>
                <w:szCs w:val="24"/>
              </w:rPr>
            </w:pPr>
          </w:p>
        </w:tc>
        <w:tc>
          <w:tcPr>
            <w:tcW w:w="2011" w:type="dxa"/>
            <w:tcBorders>
              <w:top w:val="single" w:sz="18" w:space="0" w:color="000000"/>
            </w:tcBorders>
          </w:tcPr>
          <w:p w14:paraId="52A77798" w14:textId="77777777" w:rsidR="00D268AE" w:rsidRPr="00995283" w:rsidRDefault="00D268AE" w:rsidP="00D268AE">
            <w:pPr>
              <w:pStyle w:val="TableParagraph"/>
              <w:rPr>
                <w:sz w:val="24"/>
                <w:szCs w:val="24"/>
              </w:rPr>
            </w:pPr>
          </w:p>
        </w:tc>
      </w:tr>
      <w:tr w:rsidR="00D268AE" w:rsidRPr="008F601B" w14:paraId="51E39949" w14:textId="77777777" w:rsidTr="00995283">
        <w:trPr>
          <w:trHeight w:val="300"/>
        </w:trPr>
        <w:tc>
          <w:tcPr>
            <w:tcW w:w="1049" w:type="dxa"/>
          </w:tcPr>
          <w:p w14:paraId="11860567" w14:textId="6EEC21BF" w:rsidR="00D268AE" w:rsidRPr="00995283" w:rsidRDefault="00D268AE" w:rsidP="00D268AE">
            <w:pPr>
              <w:pStyle w:val="TableParagraph"/>
              <w:rPr>
                <w:sz w:val="24"/>
                <w:szCs w:val="24"/>
              </w:rPr>
            </w:pPr>
            <w:r>
              <w:rPr>
                <w:sz w:val="24"/>
                <w:szCs w:val="24"/>
              </w:rPr>
              <w:t>Week 5</w:t>
            </w:r>
          </w:p>
        </w:tc>
        <w:tc>
          <w:tcPr>
            <w:tcW w:w="4320" w:type="dxa"/>
          </w:tcPr>
          <w:p w14:paraId="5D89EECC" w14:textId="77777777" w:rsidR="00D268AE" w:rsidRPr="00995283" w:rsidRDefault="00D268AE" w:rsidP="00D268AE">
            <w:pPr>
              <w:pStyle w:val="TableParagraph"/>
              <w:rPr>
                <w:sz w:val="24"/>
                <w:szCs w:val="24"/>
              </w:rPr>
            </w:pPr>
          </w:p>
        </w:tc>
        <w:tc>
          <w:tcPr>
            <w:tcW w:w="1980" w:type="dxa"/>
          </w:tcPr>
          <w:p w14:paraId="0F9AF2A9" w14:textId="77777777" w:rsidR="00D268AE" w:rsidRPr="00995283" w:rsidRDefault="00D268AE" w:rsidP="00D268AE">
            <w:pPr>
              <w:pStyle w:val="TableParagraph"/>
              <w:rPr>
                <w:sz w:val="24"/>
                <w:szCs w:val="24"/>
              </w:rPr>
            </w:pPr>
          </w:p>
        </w:tc>
        <w:tc>
          <w:tcPr>
            <w:tcW w:w="2011" w:type="dxa"/>
          </w:tcPr>
          <w:p w14:paraId="465BFC1C" w14:textId="77777777" w:rsidR="00D268AE" w:rsidRPr="00995283" w:rsidRDefault="00D268AE" w:rsidP="00D268AE">
            <w:pPr>
              <w:pStyle w:val="TableParagraph"/>
              <w:rPr>
                <w:sz w:val="24"/>
                <w:szCs w:val="24"/>
              </w:rPr>
            </w:pPr>
          </w:p>
        </w:tc>
      </w:tr>
      <w:tr w:rsidR="00280847" w:rsidRPr="008F601B" w14:paraId="34893510" w14:textId="77777777" w:rsidTr="00995283">
        <w:trPr>
          <w:trHeight w:val="300"/>
        </w:trPr>
        <w:tc>
          <w:tcPr>
            <w:tcW w:w="1049" w:type="dxa"/>
            <w:tcBorders>
              <w:bottom w:val="single" w:sz="18" w:space="0" w:color="000000"/>
            </w:tcBorders>
          </w:tcPr>
          <w:p w14:paraId="237C5A91" w14:textId="77777777" w:rsidR="00280847" w:rsidRPr="00995283" w:rsidRDefault="00280847" w:rsidP="008F601B">
            <w:pPr>
              <w:pStyle w:val="TableParagraph"/>
              <w:rPr>
                <w:sz w:val="24"/>
                <w:szCs w:val="24"/>
              </w:rPr>
            </w:pPr>
          </w:p>
        </w:tc>
        <w:tc>
          <w:tcPr>
            <w:tcW w:w="4320" w:type="dxa"/>
            <w:tcBorders>
              <w:bottom w:val="single" w:sz="18" w:space="0" w:color="000000"/>
            </w:tcBorders>
          </w:tcPr>
          <w:p w14:paraId="74AB265E" w14:textId="77777777" w:rsidR="00280847" w:rsidRPr="00995283" w:rsidRDefault="00280847" w:rsidP="008F601B">
            <w:pPr>
              <w:pStyle w:val="TableParagraph"/>
              <w:rPr>
                <w:sz w:val="24"/>
                <w:szCs w:val="24"/>
              </w:rPr>
            </w:pPr>
          </w:p>
        </w:tc>
        <w:tc>
          <w:tcPr>
            <w:tcW w:w="1980" w:type="dxa"/>
            <w:tcBorders>
              <w:bottom w:val="single" w:sz="18" w:space="0" w:color="000000"/>
            </w:tcBorders>
          </w:tcPr>
          <w:p w14:paraId="64EBDF1B" w14:textId="77777777" w:rsidR="00280847" w:rsidRPr="00995283" w:rsidRDefault="00280847" w:rsidP="008F601B">
            <w:pPr>
              <w:pStyle w:val="TableParagraph"/>
              <w:rPr>
                <w:sz w:val="24"/>
                <w:szCs w:val="24"/>
              </w:rPr>
            </w:pPr>
          </w:p>
        </w:tc>
        <w:tc>
          <w:tcPr>
            <w:tcW w:w="2011" w:type="dxa"/>
            <w:tcBorders>
              <w:bottom w:val="single" w:sz="18" w:space="0" w:color="000000"/>
            </w:tcBorders>
          </w:tcPr>
          <w:p w14:paraId="47DAEB7F" w14:textId="77777777" w:rsidR="00280847" w:rsidRPr="00995283" w:rsidRDefault="00280847" w:rsidP="008F601B">
            <w:pPr>
              <w:pStyle w:val="TableParagraph"/>
              <w:rPr>
                <w:sz w:val="24"/>
                <w:szCs w:val="24"/>
              </w:rPr>
            </w:pPr>
          </w:p>
        </w:tc>
      </w:tr>
      <w:tr w:rsidR="00D268AE" w:rsidRPr="008F601B" w14:paraId="788D2653" w14:textId="77777777" w:rsidTr="00995283">
        <w:trPr>
          <w:trHeight w:val="300"/>
        </w:trPr>
        <w:tc>
          <w:tcPr>
            <w:tcW w:w="1049" w:type="dxa"/>
            <w:tcBorders>
              <w:top w:val="single" w:sz="18" w:space="0" w:color="000000"/>
            </w:tcBorders>
          </w:tcPr>
          <w:p w14:paraId="0EC57D0F" w14:textId="0977AC31" w:rsidR="00D268AE" w:rsidRPr="00995283" w:rsidRDefault="00D268AE" w:rsidP="00D268AE">
            <w:pPr>
              <w:pStyle w:val="TableParagraph"/>
              <w:rPr>
                <w:sz w:val="24"/>
                <w:szCs w:val="24"/>
              </w:rPr>
            </w:pPr>
            <w:r>
              <w:rPr>
                <w:sz w:val="24"/>
                <w:szCs w:val="24"/>
              </w:rPr>
              <w:t>date</w:t>
            </w:r>
          </w:p>
        </w:tc>
        <w:tc>
          <w:tcPr>
            <w:tcW w:w="4320" w:type="dxa"/>
            <w:tcBorders>
              <w:top w:val="single" w:sz="18" w:space="0" w:color="000000"/>
            </w:tcBorders>
          </w:tcPr>
          <w:p w14:paraId="495B5E8C" w14:textId="77777777" w:rsidR="00D268AE" w:rsidRPr="00995283" w:rsidRDefault="00D268AE" w:rsidP="00D268AE">
            <w:pPr>
              <w:pStyle w:val="TableParagraph"/>
              <w:rPr>
                <w:sz w:val="24"/>
                <w:szCs w:val="24"/>
              </w:rPr>
            </w:pPr>
          </w:p>
        </w:tc>
        <w:tc>
          <w:tcPr>
            <w:tcW w:w="1980" w:type="dxa"/>
            <w:tcBorders>
              <w:top w:val="single" w:sz="18" w:space="0" w:color="000000"/>
            </w:tcBorders>
          </w:tcPr>
          <w:p w14:paraId="5147003E" w14:textId="77777777" w:rsidR="00D268AE" w:rsidRPr="00995283" w:rsidRDefault="00D268AE" w:rsidP="00D268AE">
            <w:pPr>
              <w:pStyle w:val="TableParagraph"/>
              <w:rPr>
                <w:sz w:val="24"/>
                <w:szCs w:val="24"/>
              </w:rPr>
            </w:pPr>
          </w:p>
        </w:tc>
        <w:tc>
          <w:tcPr>
            <w:tcW w:w="2011" w:type="dxa"/>
            <w:tcBorders>
              <w:top w:val="single" w:sz="18" w:space="0" w:color="000000"/>
            </w:tcBorders>
          </w:tcPr>
          <w:p w14:paraId="2BE12D21" w14:textId="77777777" w:rsidR="00D268AE" w:rsidRPr="00995283" w:rsidRDefault="00D268AE" w:rsidP="00D268AE">
            <w:pPr>
              <w:pStyle w:val="TableParagraph"/>
              <w:rPr>
                <w:sz w:val="24"/>
                <w:szCs w:val="24"/>
              </w:rPr>
            </w:pPr>
          </w:p>
        </w:tc>
      </w:tr>
      <w:tr w:rsidR="00D268AE" w:rsidRPr="008F601B" w14:paraId="29C6578D" w14:textId="77777777" w:rsidTr="00995283">
        <w:trPr>
          <w:trHeight w:val="300"/>
        </w:trPr>
        <w:tc>
          <w:tcPr>
            <w:tcW w:w="1049" w:type="dxa"/>
          </w:tcPr>
          <w:p w14:paraId="5A04281A" w14:textId="63BE432B" w:rsidR="00D268AE" w:rsidRPr="00995283" w:rsidRDefault="00D268AE" w:rsidP="00D268AE">
            <w:pPr>
              <w:pStyle w:val="TableParagraph"/>
              <w:rPr>
                <w:sz w:val="24"/>
                <w:szCs w:val="24"/>
              </w:rPr>
            </w:pPr>
            <w:r>
              <w:rPr>
                <w:sz w:val="24"/>
                <w:szCs w:val="24"/>
              </w:rPr>
              <w:t>Week 6</w:t>
            </w:r>
          </w:p>
        </w:tc>
        <w:tc>
          <w:tcPr>
            <w:tcW w:w="4320" w:type="dxa"/>
          </w:tcPr>
          <w:p w14:paraId="6C83414A" w14:textId="77777777" w:rsidR="00D268AE" w:rsidRPr="00995283" w:rsidRDefault="00D268AE" w:rsidP="00D268AE">
            <w:pPr>
              <w:pStyle w:val="TableParagraph"/>
              <w:rPr>
                <w:sz w:val="24"/>
                <w:szCs w:val="24"/>
              </w:rPr>
            </w:pPr>
          </w:p>
        </w:tc>
        <w:tc>
          <w:tcPr>
            <w:tcW w:w="1980" w:type="dxa"/>
          </w:tcPr>
          <w:p w14:paraId="026C978B" w14:textId="77777777" w:rsidR="00D268AE" w:rsidRPr="00995283" w:rsidRDefault="00D268AE" w:rsidP="00D268AE">
            <w:pPr>
              <w:pStyle w:val="TableParagraph"/>
              <w:rPr>
                <w:sz w:val="24"/>
                <w:szCs w:val="24"/>
              </w:rPr>
            </w:pPr>
          </w:p>
        </w:tc>
        <w:tc>
          <w:tcPr>
            <w:tcW w:w="2011" w:type="dxa"/>
          </w:tcPr>
          <w:p w14:paraId="1AFE5317" w14:textId="77777777" w:rsidR="00D268AE" w:rsidRPr="00995283" w:rsidRDefault="00D268AE" w:rsidP="00D268AE">
            <w:pPr>
              <w:pStyle w:val="TableParagraph"/>
              <w:rPr>
                <w:sz w:val="24"/>
                <w:szCs w:val="24"/>
              </w:rPr>
            </w:pPr>
          </w:p>
        </w:tc>
      </w:tr>
      <w:tr w:rsidR="00D268AE" w:rsidRPr="00D268AE" w14:paraId="6481A284" w14:textId="77777777" w:rsidTr="00995283">
        <w:trPr>
          <w:trHeight w:val="300"/>
        </w:trPr>
        <w:tc>
          <w:tcPr>
            <w:tcW w:w="1049" w:type="dxa"/>
          </w:tcPr>
          <w:p w14:paraId="539A4EC1" w14:textId="77777777" w:rsidR="00D268AE" w:rsidRDefault="00D268AE" w:rsidP="00D268AE">
            <w:pPr>
              <w:pStyle w:val="TableParagraph"/>
              <w:rPr>
                <w:sz w:val="24"/>
                <w:szCs w:val="24"/>
              </w:rPr>
            </w:pPr>
          </w:p>
        </w:tc>
        <w:tc>
          <w:tcPr>
            <w:tcW w:w="4320" w:type="dxa"/>
          </w:tcPr>
          <w:p w14:paraId="61CC2012" w14:textId="77777777" w:rsidR="00D268AE" w:rsidRPr="00D268AE" w:rsidRDefault="00D268AE" w:rsidP="00D268AE">
            <w:pPr>
              <w:pStyle w:val="TableParagraph"/>
              <w:rPr>
                <w:sz w:val="24"/>
                <w:szCs w:val="24"/>
              </w:rPr>
            </w:pPr>
          </w:p>
        </w:tc>
        <w:tc>
          <w:tcPr>
            <w:tcW w:w="1980" w:type="dxa"/>
          </w:tcPr>
          <w:p w14:paraId="6EF74A32" w14:textId="77777777" w:rsidR="00D268AE" w:rsidRPr="00D268AE" w:rsidRDefault="00D268AE" w:rsidP="00D268AE">
            <w:pPr>
              <w:pStyle w:val="TableParagraph"/>
              <w:rPr>
                <w:sz w:val="24"/>
                <w:szCs w:val="24"/>
              </w:rPr>
            </w:pPr>
          </w:p>
        </w:tc>
        <w:tc>
          <w:tcPr>
            <w:tcW w:w="2011" w:type="dxa"/>
          </w:tcPr>
          <w:p w14:paraId="1FE66371" w14:textId="77777777" w:rsidR="00D268AE" w:rsidRPr="00D268AE" w:rsidRDefault="00D268AE" w:rsidP="00D268AE">
            <w:pPr>
              <w:pStyle w:val="TableParagraph"/>
              <w:rPr>
                <w:sz w:val="24"/>
                <w:szCs w:val="24"/>
              </w:rPr>
            </w:pPr>
          </w:p>
        </w:tc>
      </w:tr>
      <w:tr w:rsidR="00D268AE" w:rsidRPr="00816A2F" w14:paraId="6DAF3491" w14:textId="77777777" w:rsidTr="00995283">
        <w:trPr>
          <w:trHeight w:val="300"/>
        </w:trPr>
        <w:tc>
          <w:tcPr>
            <w:tcW w:w="1049" w:type="dxa"/>
            <w:tcBorders>
              <w:top w:val="single" w:sz="8" w:space="0" w:color="000000"/>
              <w:left w:val="single" w:sz="8" w:space="0" w:color="000000"/>
              <w:bottom w:val="single" w:sz="8" w:space="0" w:color="000000"/>
              <w:right w:val="single" w:sz="8" w:space="0" w:color="000000"/>
            </w:tcBorders>
          </w:tcPr>
          <w:p w14:paraId="5882184E" w14:textId="77777777" w:rsidR="00D268AE" w:rsidRPr="00816A2F" w:rsidRDefault="00D268AE" w:rsidP="00995283">
            <w:pPr>
              <w:pStyle w:val="TableParagraph"/>
              <w:rPr>
                <w:sz w:val="24"/>
                <w:szCs w:val="24"/>
              </w:rPr>
            </w:pPr>
            <w:r>
              <w:rPr>
                <w:sz w:val="24"/>
                <w:szCs w:val="24"/>
              </w:rPr>
              <w:t>date</w:t>
            </w:r>
          </w:p>
        </w:tc>
        <w:tc>
          <w:tcPr>
            <w:tcW w:w="4320" w:type="dxa"/>
            <w:tcBorders>
              <w:top w:val="single" w:sz="8" w:space="0" w:color="000000"/>
              <w:left w:val="single" w:sz="8" w:space="0" w:color="000000"/>
              <w:bottom w:val="single" w:sz="8" w:space="0" w:color="000000"/>
              <w:right w:val="single" w:sz="8" w:space="0" w:color="000000"/>
            </w:tcBorders>
          </w:tcPr>
          <w:p w14:paraId="11EB3F7B" w14:textId="77777777" w:rsidR="00D268AE" w:rsidRPr="00816A2F"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08EF0EAE" w14:textId="77777777" w:rsidR="00D268AE" w:rsidRPr="00816A2F"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5612D724" w14:textId="77777777" w:rsidR="00D268AE" w:rsidRPr="00816A2F" w:rsidRDefault="00D268AE" w:rsidP="00995283">
            <w:pPr>
              <w:pStyle w:val="TableParagraph"/>
              <w:rPr>
                <w:sz w:val="24"/>
                <w:szCs w:val="24"/>
              </w:rPr>
            </w:pPr>
          </w:p>
        </w:tc>
      </w:tr>
      <w:tr w:rsidR="00D268AE" w:rsidRPr="00816A2F" w14:paraId="1651FFF2" w14:textId="77777777" w:rsidTr="00995283">
        <w:trPr>
          <w:trHeight w:val="300"/>
        </w:trPr>
        <w:tc>
          <w:tcPr>
            <w:tcW w:w="1049" w:type="dxa"/>
            <w:tcBorders>
              <w:top w:val="single" w:sz="8" w:space="0" w:color="000000"/>
              <w:left w:val="single" w:sz="8" w:space="0" w:color="000000"/>
              <w:bottom w:val="single" w:sz="8" w:space="0" w:color="000000"/>
              <w:right w:val="single" w:sz="8" w:space="0" w:color="000000"/>
            </w:tcBorders>
          </w:tcPr>
          <w:p w14:paraId="0E872728" w14:textId="0A336CE2" w:rsidR="00D268AE" w:rsidRPr="00816A2F" w:rsidRDefault="00D268AE" w:rsidP="00995283">
            <w:pPr>
              <w:pStyle w:val="TableParagraph"/>
              <w:rPr>
                <w:sz w:val="24"/>
                <w:szCs w:val="24"/>
              </w:rPr>
            </w:pPr>
            <w:r>
              <w:rPr>
                <w:sz w:val="24"/>
                <w:szCs w:val="24"/>
              </w:rPr>
              <w:t>Week 7</w:t>
            </w:r>
          </w:p>
        </w:tc>
        <w:tc>
          <w:tcPr>
            <w:tcW w:w="4320" w:type="dxa"/>
            <w:tcBorders>
              <w:top w:val="single" w:sz="8" w:space="0" w:color="000000"/>
              <w:left w:val="single" w:sz="8" w:space="0" w:color="000000"/>
              <w:bottom w:val="single" w:sz="8" w:space="0" w:color="000000"/>
              <w:right w:val="single" w:sz="8" w:space="0" w:color="000000"/>
            </w:tcBorders>
          </w:tcPr>
          <w:p w14:paraId="71F5DC08" w14:textId="77777777" w:rsidR="00D268AE" w:rsidRPr="00816A2F"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00070915" w14:textId="77777777" w:rsidR="00D268AE" w:rsidRPr="00816A2F"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28F42CF1" w14:textId="77777777" w:rsidR="00D268AE" w:rsidRPr="00816A2F" w:rsidRDefault="00D268AE" w:rsidP="00995283">
            <w:pPr>
              <w:pStyle w:val="TableParagraph"/>
              <w:rPr>
                <w:sz w:val="24"/>
                <w:szCs w:val="24"/>
              </w:rPr>
            </w:pPr>
          </w:p>
        </w:tc>
      </w:tr>
      <w:tr w:rsidR="00D268AE" w:rsidRPr="00D268AE" w14:paraId="1AAD312C" w14:textId="77777777" w:rsidTr="00D268AE">
        <w:trPr>
          <w:trHeight w:val="300"/>
        </w:trPr>
        <w:tc>
          <w:tcPr>
            <w:tcW w:w="1049" w:type="dxa"/>
            <w:tcBorders>
              <w:top w:val="single" w:sz="8" w:space="0" w:color="000000"/>
              <w:left w:val="single" w:sz="8" w:space="0" w:color="000000"/>
              <w:bottom w:val="single" w:sz="8" w:space="0" w:color="000000"/>
              <w:right w:val="single" w:sz="8" w:space="0" w:color="000000"/>
            </w:tcBorders>
          </w:tcPr>
          <w:p w14:paraId="7F55130F" w14:textId="77777777" w:rsidR="00D268AE" w:rsidRDefault="00D268AE" w:rsidP="00995283">
            <w:pPr>
              <w:pStyle w:val="TableParagraph"/>
              <w:rPr>
                <w:sz w:val="24"/>
                <w:szCs w:val="24"/>
              </w:rPr>
            </w:pPr>
          </w:p>
        </w:tc>
        <w:tc>
          <w:tcPr>
            <w:tcW w:w="4320" w:type="dxa"/>
            <w:tcBorders>
              <w:top w:val="single" w:sz="8" w:space="0" w:color="000000"/>
              <w:left w:val="single" w:sz="8" w:space="0" w:color="000000"/>
              <w:bottom w:val="single" w:sz="8" w:space="0" w:color="000000"/>
              <w:right w:val="single" w:sz="8" w:space="0" w:color="000000"/>
            </w:tcBorders>
          </w:tcPr>
          <w:p w14:paraId="7DC91ABC" w14:textId="77777777" w:rsidR="00D268AE" w:rsidRPr="00D268AE"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27139AE8" w14:textId="77777777" w:rsidR="00D268AE" w:rsidRPr="00D268AE"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362A6C75" w14:textId="77777777" w:rsidR="00D268AE" w:rsidRPr="00D268AE" w:rsidRDefault="00D268AE" w:rsidP="00995283">
            <w:pPr>
              <w:pStyle w:val="TableParagraph"/>
              <w:rPr>
                <w:sz w:val="24"/>
                <w:szCs w:val="24"/>
              </w:rPr>
            </w:pPr>
          </w:p>
        </w:tc>
      </w:tr>
      <w:tr w:rsidR="00D268AE" w:rsidRPr="00816A2F" w14:paraId="3D8FBBD1" w14:textId="77777777" w:rsidTr="00FC7C11">
        <w:trPr>
          <w:trHeight w:val="300"/>
        </w:trPr>
        <w:tc>
          <w:tcPr>
            <w:tcW w:w="1049" w:type="dxa"/>
            <w:tcBorders>
              <w:top w:val="single" w:sz="8" w:space="0" w:color="000000"/>
              <w:left w:val="single" w:sz="8" w:space="0" w:color="000000"/>
              <w:bottom w:val="single" w:sz="8" w:space="0" w:color="000000"/>
              <w:right w:val="single" w:sz="8" w:space="0" w:color="000000"/>
            </w:tcBorders>
          </w:tcPr>
          <w:p w14:paraId="56CA25EC" w14:textId="77777777" w:rsidR="00D268AE" w:rsidRPr="00816A2F" w:rsidRDefault="00D268AE" w:rsidP="00995283">
            <w:pPr>
              <w:pStyle w:val="TableParagraph"/>
              <w:rPr>
                <w:sz w:val="24"/>
                <w:szCs w:val="24"/>
              </w:rPr>
            </w:pPr>
            <w:r>
              <w:rPr>
                <w:sz w:val="24"/>
                <w:szCs w:val="24"/>
              </w:rPr>
              <w:t>date</w:t>
            </w:r>
          </w:p>
        </w:tc>
        <w:tc>
          <w:tcPr>
            <w:tcW w:w="4320" w:type="dxa"/>
            <w:tcBorders>
              <w:top w:val="single" w:sz="8" w:space="0" w:color="000000"/>
              <w:left w:val="single" w:sz="8" w:space="0" w:color="000000"/>
              <w:bottom w:val="single" w:sz="8" w:space="0" w:color="000000"/>
              <w:right w:val="single" w:sz="8" w:space="0" w:color="000000"/>
            </w:tcBorders>
          </w:tcPr>
          <w:p w14:paraId="241DAEF2" w14:textId="77777777" w:rsidR="00D268AE" w:rsidRPr="00816A2F"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21CD3615" w14:textId="77777777" w:rsidR="00D268AE" w:rsidRPr="00816A2F"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58A097FF" w14:textId="77777777" w:rsidR="00D268AE" w:rsidRPr="00816A2F" w:rsidRDefault="00D268AE" w:rsidP="00995283">
            <w:pPr>
              <w:pStyle w:val="TableParagraph"/>
              <w:rPr>
                <w:sz w:val="24"/>
                <w:szCs w:val="24"/>
              </w:rPr>
            </w:pPr>
          </w:p>
        </w:tc>
      </w:tr>
      <w:tr w:rsidR="00D268AE" w:rsidRPr="00816A2F" w14:paraId="761831A3" w14:textId="77777777" w:rsidTr="00FC7C11">
        <w:trPr>
          <w:trHeight w:val="300"/>
        </w:trPr>
        <w:tc>
          <w:tcPr>
            <w:tcW w:w="1049" w:type="dxa"/>
            <w:tcBorders>
              <w:top w:val="single" w:sz="8" w:space="0" w:color="000000"/>
              <w:left w:val="single" w:sz="8" w:space="0" w:color="000000"/>
              <w:bottom w:val="single" w:sz="8" w:space="0" w:color="000000"/>
              <w:right w:val="single" w:sz="8" w:space="0" w:color="000000"/>
            </w:tcBorders>
          </w:tcPr>
          <w:p w14:paraId="62A59613" w14:textId="3D9B1124" w:rsidR="00D268AE" w:rsidRPr="00816A2F" w:rsidRDefault="00D268AE" w:rsidP="00995283">
            <w:pPr>
              <w:pStyle w:val="TableParagraph"/>
              <w:rPr>
                <w:sz w:val="24"/>
                <w:szCs w:val="24"/>
              </w:rPr>
            </w:pPr>
            <w:r>
              <w:rPr>
                <w:sz w:val="24"/>
                <w:szCs w:val="24"/>
              </w:rPr>
              <w:t>Week 8</w:t>
            </w:r>
          </w:p>
        </w:tc>
        <w:tc>
          <w:tcPr>
            <w:tcW w:w="4320" w:type="dxa"/>
            <w:tcBorders>
              <w:top w:val="single" w:sz="8" w:space="0" w:color="000000"/>
              <w:left w:val="single" w:sz="8" w:space="0" w:color="000000"/>
              <w:bottom w:val="single" w:sz="8" w:space="0" w:color="000000"/>
              <w:right w:val="single" w:sz="8" w:space="0" w:color="000000"/>
            </w:tcBorders>
          </w:tcPr>
          <w:p w14:paraId="057B3025" w14:textId="77777777" w:rsidR="00D268AE" w:rsidRPr="00816A2F"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61F2BBBA" w14:textId="77777777" w:rsidR="00D268AE" w:rsidRPr="00816A2F"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3818C8EE" w14:textId="77777777" w:rsidR="00D268AE" w:rsidRPr="00816A2F" w:rsidRDefault="00D268AE" w:rsidP="00995283">
            <w:pPr>
              <w:pStyle w:val="TableParagraph"/>
              <w:rPr>
                <w:sz w:val="24"/>
                <w:szCs w:val="24"/>
              </w:rPr>
            </w:pPr>
          </w:p>
        </w:tc>
      </w:tr>
      <w:tr w:rsidR="00D268AE" w:rsidRPr="00D268AE" w14:paraId="40D93AE4" w14:textId="77777777" w:rsidTr="00D268AE">
        <w:trPr>
          <w:trHeight w:val="300"/>
        </w:trPr>
        <w:tc>
          <w:tcPr>
            <w:tcW w:w="1049" w:type="dxa"/>
            <w:tcBorders>
              <w:top w:val="single" w:sz="8" w:space="0" w:color="000000"/>
              <w:left w:val="single" w:sz="8" w:space="0" w:color="000000"/>
              <w:bottom w:val="single" w:sz="8" w:space="0" w:color="000000"/>
              <w:right w:val="single" w:sz="8" w:space="0" w:color="000000"/>
            </w:tcBorders>
          </w:tcPr>
          <w:p w14:paraId="3C3CD0DD" w14:textId="77777777" w:rsidR="00D268AE" w:rsidRDefault="00D268AE" w:rsidP="00995283">
            <w:pPr>
              <w:pStyle w:val="TableParagraph"/>
              <w:rPr>
                <w:sz w:val="24"/>
                <w:szCs w:val="24"/>
              </w:rPr>
            </w:pPr>
          </w:p>
        </w:tc>
        <w:tc>
          <w:tcPr>
            <w:tcW w:w="4320" w:type="dxa"/>
            <w:tcBorders>
              <w:top w:val="single" w:sz="8" w:space="0" w:color="000000"/>
              <w:left w:val="single" w:sz="8" w:space="0" w:color="000000"/>
              <w:bottom w:val="single" w:sz="8" w:space="0" w:color="000000"/>
              <w:right w:val="single" w:sz="8" w:space="0" w:color="000000"/>
            </w:tcBorders>
          </w:tcPr>
          <w:p w14:paraId="042585A8" w14:textId="77777777" w:rsidR="00D268AE" w:rsidRPr="00D268AE"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2E852991" w14:textId="77777777" w:rsidR="00D268AE" w:rsidRPr="00D268AE"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4598679B" w14:textId="77777777" w:rsidR="00D268AE" w:rsidRPr="00D268AE" w:rsidRDefault="00D268AE" w:rsidP="00995283">
            <w:pPr>
              <w:pStyle w:val="TableParagraph"/>
              <w:rPr>
                <w:sz w:val="24"/>
                <w:szCs w:val="24"/>
              </w:rPr>
            </w:pPr>
          </w:p>
        </w:tc>
      </w:tr>
      <w:tr w:rsidR="00D268AE" w:rsidRPr="00816A2F" w14:paraId="5B366376" w14:textId="77777777" w:rsidTr="00FC7C11">
        <w:trPr>
          <w:trHeight w:val="300"/>
        </w:trPr>
        <w:tc>
          <w:tcPr>
            <w:tcW w:w="1049" w:type="dxa"/>
            <w:tcBorders>
              <w:top w:val="single" w:sz="8" w:space="0" w:color="000000"/>
              <w:left w:val="single" w:sz="8" w:space="0" w:color="000000"/>
              <w:bottom w:val="single" w:sz="8" w:space="0" w:color="000000"/>
              <w:right w:val="single" w:sz="8" w:space="0" w:color="000000"/>
            </w:tcBorders>
          </w:tcPr>
          <w:p w14:paraId="5774B1A4" w14:textId="77777777" w:rsidR="00D268AE" w:rsidRPr="00816A2F" w:rsidRDefault="00D268AE" w:rsidP="00995283">
            <w:pPr>
              <w:pStyle w:val="TableParagraph"/>
              <w:rPr>
                <w:sz w:val="24"/>
                <w:szCs w:val="24"/>
              </w:rPr>
            </w:pPr>
            <w:r>
              <w:rPr>
                <w:sz w:val="24"/>
                <w:szCs w:val="24"/>
              </w:rPr>
              <w:t>date</w:t>
            </w:r>
          </w:p>
        </w:tc>
        <w:tc>
          <w:tcPr>
            <w:tcW w:w="4320" w:type="dxa"/>
            <w:tcBorders>
              <w:top w:val="single" w:sz="8" w:space="0" w:color="000000"/>
              <w:left w:val="single" w:sz="8" w:space="0" w:color="000000"/>
              <w:bottom w:val="single" w:sz="8" w:space="0" w:color="000000"/>
              <w:right w:val="single" w:sz="8" w:space="0" w:color="000000"/>
            </w:tcBorders>
          </w:tcPr>
          <w:p w14:paraId="32CFB699" w14:textId="77777777" w:rsidR="00D268AE" w:rsidRPr="00816A2F"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659CD323" w14:textId="77777777" w:rsidR="00D268AE" w:rsidRPr="00816A2F"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4C5CD176" w14:textId="77777777" w:rsidR="00D268AE" w:rsidRPr="00816A2F" w:rsidRDefault="00D268AE" w:rsidP="00995283">
            <w:pPr>
              <w:pStyle w:val="TableParagraph"/>
              <w:rPr>
                <w:sz w:val="24"/>
                <w:szCs w:val="24"/>
              </w:rPr>
            </w:pPr>
          </w:p>
        </w:tc>
      </w:tr>
      <w:tr w:rsidR="00D268AE" w:rsidRPr="00816A2F" w14:paraId="6EBC0BB8" w14:textId="77777777" w:rsidTr="00FC7C11">
        <w:trPr>
          <w:trHeight w:val="300"/>
        </w:trPr>
        <w:tc>
          <w:tcPr>
            <w:tcW w:w="1049" w:type="dxa"/>
            <w:tcBorders>
              <w:top w:val="single" w:sz="8" w:space="0" w:color="000000"/>
              <w:left w:val="single" w:sz="8" w:space="0" w:color="000000"/>
              <w:bottom w:val="single" w:sz="8" w:space="0" w:color="000000"/>
              <w:right w:val="single" w:sz="8" w:space="0" w:color="000000"/>
            </w:tcBorders>
          </w:tcPr>
          <w:p w14:paraId="68C1A53B" w14:textId="00625AF8" w:rsidR="00D268AE" w:rsidRPr="00816A2F" w:rsidRDefault="00D268AE" w:rsidP="00995283">
            <w:pPr>
              <w:pStyle w:val="TableParagraph"/>
              <w:rPr>
                <w:sz w:val="24"/>
                <w:szCs w:val="24"/>
              </w:rPr>
            </w:pPr>
            <w:r>
              <w:rPr>
                <w:sz w:val="24"/>
                <w:szCs w:val="24"/>
              </w:rPr>
              <w:t>Week 9</w:t>
            </w:r>
          </w:p>
        </w:tc>
        <w:tc>
          <w:tcPr>
            <w:tcW w:w="4320" w:type="dxa"/>
            <w:tcBorders>
              <w:top w:val="single" w:sz="8" w:space="0" w:color="000000"/>
              <w:left w:val="single" w:sz="8" w:space="0" w:color="000000"/>
              <w:bottom w:val="single" w:sz="8" w:space="0" w:color="000000"/>
              <w:right w:val="single" w:sz="8" w:space="0" w:color="000000"/>
            </w:tcBorders>
          </w:tcPr>
          <w:p w14:paraId="67ECC9D5" w14:textId="77777777" w:rsidR="00D268AE" w:rsidRPr="00816A2F"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0207E4D2" w14:textId="77777777" w:rsidR="00D268AE" w:rsidRPr="00816A2F"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03E20A1C" w14:textId="77777777" w:rsidR="00D268AE" w:rsidRPr="00816A2F" w:rsidRDefault="00D268AE" w:rsidP="00995283">
            <w:pPr>
              <w:pStyle w:val="TableParagraph"/>
              <w:rPr>
                <w:sz w:val="24"/>
                <w:szCs w:val="24"/>
              </w:rPr>
            </w:pPr>
          </w:p>
        </w:tc>
      </w:tr>
      <w:tr w:rsidR="00D268AE" w:rsidRPr="00D268AE" w14:paraId="5A7E6E08" w14:textId="77777777" w:rsidTr="00D268AE">
        <w:trPr>
          <w:trHeight w:val="300"/>
        </w:trPr>
        <w:tc>
          <w:tcPr>
            <w:tcW w:w="1049" w:type="dxa"/>
            <w:tcBorders>
              <w:top w:val="single" w:sz="8" w:space="0" w:color="000000"/>
              <w:left w:val="single" w:sz="8" w:space="0" w:color="000000"/>
              <w:bottom w:val="single" w:sz="8" w:space="0" w:color="000000"/>
              <w:right w:val="single" w:sz="8" w:space="0" w:color="000000"/>
            </w:tcBorders>
          </w:tcPr>
          <w:p w14:paraId="554B3DAB" w14:textId="77777777" w:rsidR="00D268AE" w:rsidRDefault="00D268AE" w:rsidP="00995283">
            <w:pPr>
              <w:pStyle w:val="TableParagraph"/>
              <w:rPr>
                <w:sz w:val="24"/>
                <w:szCs w:val="24"/>
              </w:rPr>
            </w:pPr>
          </w:p>
        </w:tc>
        <w:tc>
          <w:tcPr>
            <w:tcW w:w="4320" w:type="dxa"/>
            <w:tcBorders>
              <w:top w:val="single" w:sz="8" w:space="0" w:color="000000"/>
              <w:left w:val="single" w:sz="8" w:space="0" w:color="000000"/>
              <w:bottom w:val="single" w:sz="8" w:space="0" w:color="000000"/>
              <w:right w:val="single" w:sz="8" w:space="0" w:color="000000"/>
            </w:tcBorders>
          </w:tcPr>
          <w:p w14:paraId="4289B2BC" w14:textId="77777777" w:rsidR="00D268AE" w:rsidRPr="00D268AE"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379A9DC8" w14:textId="77777777" w:rsidR="00D268AE" w:rsidRPr="00D268AE"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41A3C012" w14:textId="77777777" w:rsidR="00D268AE" w:rsidRPr="00D268AE" w:rsidRDefault="00D268AE" w:rsidP="00995283">
            <w:pPr>
              <w:pStyle w:val="TableParagraph"/>
              <w:rPr>
                <w:sz w:val="24"/>
                <w:szCs w:val="24"/>
              </w:rPr>
            </w:pPr>
          </w:p>
        </w:tc>
      </w:tr>
      <w:tr w:rsidR="00D268AE" w:rsidRPr="00816A2F" w14:paraId="503E020F" w14:textId="77777777" w:rsidTr="00FC7C11">
        <w:trPr>
          <w:trHeight w:val="300"/>
        </w:trPr>
        <w:tc>
          <w:tcPr>
            <w:tcW w:w="1049" w:type="dxa"/>
            <w:tcBorders>
              <w:top w:val="single" w:sz="8" w:space="0" w:color="000000"/>
              <w:left w:val="single" w:sz="8" w:space="0" w:color="000000"/>
              <w:bottom w:val="single" w:sz="8" w:space="0" w:color="000000"/>
              <w:right w:val="single" w:sz="8" w:space="0" w:color="000000"/>
            </w:tcBorders>
          </w:tcPr>
          <w:p w14:paraId="5E5F3036" w14:textId="77777777" w:rsidR="00D268AE" w:rsidRPr="00816A2F" w:rsidRDefault="00D268AE" w:rsidP="00995283">
            <w:pPr>
              <w:pStyle w:val="TableParagraph"/>
              <w:rPr>
                <w:sz w:val="24"/>
                <w:szCs w:val="24"/>
              </w:rPr>
            </w:pPr>
            <w:r>
              <w:rPr>
                <w:sz w:val="24"/>
                <w:szCs w:val="24"/>
              </w:rPr>
              <w:t>date</w:t>
            </w:r>
          </w:p>
        </w:tc>
        <w:tc>
          <w:tcPr>
            <w:tcW w:w="4320" w:type="dxa"/>
            <w:tcBorders>
              <w:top w:val="single" w:sz="8" w:space="0" w:color="000000"/>
              <w:left w:val="single" w:sz="8" w:space="0" w:color="000000"/>
              <w:bottom w:val="single" w:sz="8" w:space="0" w:color="000000"/>
              <w:right w:val="single" w:sz="8" w:space="0" w:color="000000"/>
            </w:tcBorders>
          </w:tcPr>
          <w:p w14:paraId="04C95E2A" w14:textId="77777777" w:rsidR="00D268AE" w:rsidRPr="00816A2F"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3C2E1CDE" w14:textId="77777777" w:rsidR="00D268AE" w:rsidRPr="00816A2F"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50163F8C" w14:textId="77777777" w:rsidR="00D268AE" w:rsidRPr="00816A2F" w:rsidRDefault="00D268AE" w:rsidP="00995283">
            <w:pPr>
              <w:pStyle w:val="TableParagraph"/>
              <w:rPr>
                <w:sz w:val="24"/>
                <w:szCs w:val="24"/>
              </w:rPr>
            </w:pPr>
          </w:p>
        </w:tc>
      </w:tr>
      <w:tr w:rsidR="00D268AE" w:rsidRPr="00816A2F" w14:paraId="2B5868AA" w14:textId="77777777" w:rsidTr="00FC7C11">
        <w:trPr>
          <w:trHeight w:val="300"/>
        </w:trPr>
        <w:tc>
          <w:tcPr>
            <w:tcW w:w="1049" w:type="dxa"/>
            <w:tcBorders>
              <w:top w:val="single" w:sz="8" w:space="0" w:color="000000"/>
              <w:left w:val="single" w:sz="8" w:space="0" w:color="000000"/>
              <w:bottom w:val="single" w:sz="8" w:space="0" w:color="000000"/>
              <w:right w:val="single" w:sz="8" w:space="0" w:color="000000"/>
            </w:tcBorders>
          </w:tcPr>
          <w:p w14:paraId="4C6DEDFB" w14:textId="781BAEC2" w:rsidR="00D268AE" w:rsidRPr="00816A2F" w:rsidRDefault="00D268AE" w:rsidP="00995283">
            <w:pPr>
              <w:pStyle w:val="TableParagraph"/>
              <w:rPr>
                <w:sz w:val="24"/>
                <w:szCs w:val="24"/>
              </w:rPr>
            </w:pPr>
            <w:r>
              <w:rPr>
                <w:sz w:val="24"/>
                <w:szCs w:val="24"/>
              </w:rPr>
              <w:t>Week 10</w:t>
            </w:r>
          </w:p>
        </w:tc>
        <w:tc>
          <w:tcPr>
            <w:tcW w:w="4320" w:type="dxa"/>
            <w:tcBorders>
              <w:top w:val="single" w:sz="8" w:space="0" w:color="000000"/>
              <w:left w:val="single" w:sz="8" w:space="0" w:color="000000"/>
              <w:bottom w:val="single" w:sz="8" w:space="0" w:color="000000"/>
              <w:right w:val="single" w:sz="8" w:space="0" w:color="000000"/>
            </w:tcBorders>
          </w:tcPr>
          <w:p w14:paraId="304F9A71" w14:textId="77777777" w:rsidR="00D268AE" w:rsidRPr="00816A2F"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78E4A156" w14:textId="77777777" w:rsidR="00D268AE" w:rsidRPr="00816A2F"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760E5A99" w14:textId="77777777" w:rsidR="00D268AE" w:rsidRPr="00816A2F" w:rsidRDefault="00D268AE" w:rsidP="00995283">
            <w:pPr>
              <w:pStyle w:val="TableParagraph"/>
              <w:rPr>
                <w:sz w:val="24"/>
                <w:szCs w:val="24"/>
              </w:rPr>
            </w:pPr>
          </w:p>
        </w:tc>
      </w:tr>
      <w:tr w:rsidR="00D268AE" w:rsidRPr="00D268AE" w14:paraId="0EBB2A57" w14:textId="77777777" w:rsidTr="00D268AE">
        <w:trPr>
          <w:trHeight w:val="300"/>
        </w:trPr>
        <w:tc>
          <w:tcPr>
            <w:tcW w:w="1049" w:type="dxa"/>
            <w:tcBorders>
              <w:top w:val="single" w:sz="8" w:space="0" w:color="000000"/>
              <w:left w:val="single" w:sz="8" w:space="0" w:color="000000"/>
              <w:bottom w:val="single" w:sz="8" w:space="0" w:color="000000"/>
              <w:right w:val="single" w:sz="8" w:space="0" w:color="000000"/>
            </w:tcBorders>
          </w:tcPr>
          <w:p w14:paraId="39EF0CDB" w14:textId="77777777" w:rsidR="00D268AE" w:rsidRDefault="00D268AE" w:rsidP="00995283">
            <w:pPr>
              <w:pStyle w:val="TableParagraph"/>
              <w:rPr>
                <w:sz w:val="24"/>
                <w:szCs w:val="24"/>
              </w:rPr>
            </w:pPr>
          </w:p>
        </w:tc>
        <w:tc>
          <w:tcPr>
            <w:tcW w:w="4320" w:type="dxa"/>
            <w:tcBorders>
              <w:top w:val="single" w:sz="8" w:space="0" w:color="000000"/>
              <w:left w:val="single" w:sz="8" w:space="0" w:color="000000"/>
              <w:bottom w:val="single" w:sz="8" w:space="0" w:color="000000"/>
              <w:right w:val="single" w:sz="8" w:space="0" w:color="000000"/>
            </w:tcBorders>
          </w:tcPr>
          <w:p w14:paraId="22CD07C6" w14:textId="77777777" w:rsidR="00D268AE" w:rsidRPr="00D268AE"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2EB00515" w14:textId="77777777" w:rsidR="00D268AE" w:rsidRPr="00D268AE"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31BFBB6A" w14:textId="77777777" w:rsidR="00D268AE" w:rsidRPr="00D268AE" w:rsidRDefault="00D268AE" w:rsidP="00995283">
            <w:pPr>
              <w:pStyle w:val="TableParagraph"/>
              <w:rPr>
                <w:sz w:val="24"/>
                <w:szCs w:val="24"/>
              </w:rPr>
            </w:pPr>
          </w:p>
        </w:tc>
      </w:tr>
      <w:tr w:rsidR="00D268AE" w:rsidRPr="00816A2F" w14:paraId="5DAE31FB" w14:textId="77777777" w:rsidTr="00D268AE">
        <w:trPr>
          <w:trHeight w:val="300"/>
        </w:trPr>
        <w:tc>
          <w:tcPr>
            <w:tcW w:w="1049" w:type="dxa"/>
            <w:tcBorders>
              <w:top w:val="single" w:sz="8" w:space="0" w:color="000000"/>
              <w:left w:val="single" w:sz="8" w:space="0" w:color="000000"/>
              <w:bottom w:val="single" w:sz="8" w:space="0" w:color="000000"/>
              <w:right w:val="single" w:sz="8" w:space="0" w:color="000000"/>
            </w:tcBorders>
          </w:tcPr>
          <w:p w14:paraId="0FB99A9B" w14:textId="77777777" w:rsidR="00D268AE" w:rsidRPr="00816A2F" w:rsidRDefault="00D268AE" w:rsidP="00995283">
            <w:pPr>
              <w:pStyle w:val="TableParagraph"/>
              <w:rPr>
                <w:sz w:val="24"/>
                <w:szCs w:val="24"/>
              </w:rPr>
            </w:pPr>
            <w:r>
              <w:rPr>
                <w:sz w:val="24"/>
                <w:szCs w:val="24"/>
              </w:rPr>
              <w:t>date</w:t>
            </w:r>
          </w:p>
        </w:tc>
        <w:tc>
          <w:tcPr>
            <w:tcW w:w="4320" w:type="dxa"/>
            <w:tcBorders>
              <w:top w:val="single" w:sz="8" w:space="0" w:color="000000"/>
              <w:left w:val="single" w:sz="8" w:space="0" w:color="000000"/>
              <w:bottom w:val="single" w:sz="8" w:space="0" w:color="000000"/>
              <w:right w:val="single" w:sz="8" w:space="0" w:color="000000"/>
            </w:tcBorders>
          </w:tcPr>
          <w:p w14:paraId="5E6CE13E" w14:textId="77777777" w:rsidR="00D268AE" w:rsidRPr="00816A2F"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1209EA2B" w14:textId="77777777" w:rsidR="00D268AE" w:rsidRPr="00816A2F"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21693F4D" w14:textId="77777777" w:rsidR="00D268AE" w:rsidRPr="00816A2F" w:rsidRDefault="00D268AE" w:rsidP="00995283">
            <w:pPr>
              <w:pStyle w:val="TableParagraph"/>
              <w:rPr>
                <w:sz w:val="24"/>
                <w:szCs w:val="24"/>
              </w:rPr>
            </w:pPr>
          </w:p>
        </w:tc>
      </w:tr>
      <w:tr w:rsidR="00D268AE" w:rsidRPr="00816A2F" w14:paraId="544E0577" w14:textId="77777777" w:rsidTr="00D268AE">
        <w:trPr>
          <w:trHeight w:val="300"/>
        </w:trPr>
        <w:tc>
          <w:tcPr>
            <w:tcW w:w="1049" w:type="dxa"/>
            <w:tcBorders>
              <w:top w:val="single" w:sz="8" w:space="0" w:color="000000"/>
              <w:left w:val="single" w:sz="8" w:space="0" w:color="000000"/>
              <w:bottom w:val="single" w:sz="8" w:space="0" w:color="000000"/>
              <w:right w:val="single" w:sz="8" w:space="0" w:color="000000"/>
            </w:tcBorders>
          </w:tcPr>
          <w:p w14:paraId="7EC04F2F" w14:textId="495047BF" w:rsidR="00D268AE" w:rsidRPr="00816A2F" w:rsidRDefault="00D268AE" w:rsidP="00995283">
            <w:pPr>
              <w:pStyle w:val="TableParagraph"/>
              <w:rPr>
                <w:sz w:val="24"/>
                <w:szCs w:val="24"/>
              </w:rPr>
            </w:pPr>
            <w:r>
              <w:rPr>
                <w:sz w:val="24"/>
                <w:szCs w:val="24"/>
              </w:rPr>
              <w:t>FINALS</w:t>
            </w:r>
          </w:p>
        </w:tc>
        <w:tc>
          <w:tcPr>
            <w:tcW w:w="4320" w:type="dxa"/>
            <w:tcBorders>
              <w:top w:val="single" w:sz="8" w:space="0" w:color="000000"/>
              <w:left w:val="single" w:sz="8" w:space="0" w:color="000000"/>
              <w:bottom w:val="single" w:sz="8" w:space="0" w:color="000000"/>
              <w:right w:val="single" w:sz="8" w:space="0" w:color="000000"/>
            </w:tcBorders>
          </w:tcPr>
          <w:p w14:paraId="32AAB895" w14:textId="77777777" w:rsidR="00D268AE" w:rsidRPr="00816A2F"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5A78055E" w14:textId="77777777" w:rsidR="00D268AE" w:rsidRPr="00816A2F"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4972CDCD" w14:textId="77777777" w:rsidR="00D268AE" w:rsidRPr="00816A2F" w:rsidRDefault="00D268AE" w:rsidP="00995283">
            <w:pPr>
              <w:pStyle w:val="TableParagraph"/>
              <w:rPr>
                <w:sz w:val="24"/>
                <w:szCs w:val="24"/>
              </w:rPr>
            </w:pPr>
          </w:p>
        </w:tc>
      </w:tr>
      <w:tr w:rsidR="00D268AE" w:rsidRPr="00D268AE" w14:paraId="2B22CB5E" w14:textId="77777777" w:rsidTr="00D268AE">
        <w:trPr>
          <w:trHeight w:val="300"/>
        </w:trPr>
        <w:tc>
          <w:tcPr>
            <w:tcW w:w="1049" w:type="dxa"/>
            <w:tcBorders>
              <w:top w:val="single" w:sz="8" w:space="0" w:color="000000"/>
              <w:left w:val="single" w:sz="8" w:space="0" w:color="000000"/>
              <w:bottom w:val="single" w:sz="8" w:space="0" w:color="000000"/>
              <w:right w:val="single" w:sz="8" w:space="0" w:color="000000"/>
            </w:tcBorders>
          </w:tcPr>
          <w:p w14:paraId="503497D2" w14:textId="77777777" w:rsidR="00D268AE" w:rsidRDefault="00D268AE" w:rsidP="00995283">
            <w:pPr>
              <w:pStyle w:val="TableParagraph"/>
              <w:rPr>
                <w:sz w:val="24"/>
                <w:szCs w:val="24"/>
              </w:rPr>
            </w:pPr>
          </w:p>
        </w:tc>
        <w:tc>
          <w:tcPr>
            <w:tcW w:w="4320" w:type="dxa"/>
            <w:tcBorders>
              <w:top w:val="single" w:sz="8" w:space="0" w:color="000000"/>
              <w:left w:val="single" w:sz="8" w:space="0" w:color="000000"/>
              <w:bottom w:val="single" w:sz="8" w:space="0" w:color="000000"/>
              <w:right w:val="single" w:sz="8" w:space="0" w:color="000000"/>
            </w:tcBorders>
          </w:tcPr>
          <w:p w14:paraId="0CB13B38" w14:textId="77777777" w:rsidR="00D268AE" w:rsidRPr="00D268AE"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0639845A" w14:textId="77777777" w:rsidR="00D268AE" w:rsidRPr="00D268AE"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67971C3A" w14:textId="77777777" w:rsidR="00D268AE" w:rsidRPr="00D268AE" w:rsidRDefault="00D268AE" w:rsidP="00995283">
            <w:pPr>
              <w:pStyle w:val="TableParagraph"/>
              <w:rPr>
                <w:sz w:val="24"/>
                <w:szCs w:val="24"/>
              </w:rPr>
            </w:pPr>
          </w:p>
        </w:tc>
      </w:tr>
    </w:tbl>
    <w:p w14:paraId="0EA9EF95" w14:textId="5ACF7906" w:rsidR="00D268AE" w:rsidRDefault="00D268AE" w:rsidP="008F601B">
      <w:pPr>
        <w:pStyle w:val="BodyText"/>
        <w:rPr>
          <w:b/>
        </w:rPr>
      </w:pPr>
    </w:p>
    <w:p w14:paraId="39197D90" w14:textId="71B7E13D" w:rsidR="00280847" w:rsidRPr="00995283" w:rsidRDefault="00995283" w:rsidP="008F601B">
      <w:pPr>
        <w:pStyle w:val="BodyText"/>
        <w:rPr>
          <w:b/>
          <w:i/>
        </w:rPr>
      </w:pPr>
      <w:r>
        <w:rPr>
          <w:b/>
          <w:i/>
        </w:rPr>
        <w:t>(</w:t>
      </w:r>
      <w:r w:rsidR="009A6231" w:rsidRPr="00995283">
        <w:rPr>
          <w:b/>
          <w:i/>
        </w:rPr>
        <w:t>*If online class, include time, Central Daylight</w:t>
      </w:r>
    </w:p>
    <w:p w14:paraId="53359D0F" w14:textId="72312228" w:rsidR="00995283" w:rsidRPr="00995283" w:rsidRDefault="00995283" w:rsidP="008F601B">
      <w:pPr>
        <w:pStyle w:val="BodyText"/>
        <w:rPr>
          <w:b/>
          <w:i/>
        </w:rPr>
      </w:pPr>
      <w:r w:rsidRPr="00995283">
        <w:rPr>
          <w:b/>
          <w:i/>
        </w:rPr>
        <w:t xml:space="preserve">**If 5-week summer class, adjust </w:t>
      </w:r>
      <w:r>
        <w:rPr>
          <w:b/>
          <w:i/>
        </w:rPr>
        <w:t>accordingly)</w:t>
      </w:r>
    </w:p>
    <w:p w14:paraId="21F2BFC7" w14:textId="4BBCD81A" w:rsidR="00280847" w:rsidRDefault="00280847" w:rsidP="008F601B">
      <w:pPr>
        <w:pStyle w:val="BodyText"/>
        <w:rPr>
          <w:b/>
        </w:rPr>
      </w:pPr>
    </w:p>
    <w:p w14:paraId="26BB4BF7" w14:textId="7A5E197F" w:rsidR="00D268AE" w:rsidRDefault="00D268AE" w:rsidP="008F601B">
      <w:pPr>
        <w:pStyle w:val="BodyText"/>
        <w:rPr>
          <w:b/>
        </w:rPr>
      </w:pPr>
    </w:p>
    <w:p w14:paraId="07050404" w14:textId="6677D010" w:rsidR="00D268AE" w:rsidRDefault="00D268AE" w:rsidP="008F601B">
      <w:pPr>
        <w:pStyle w:val="BodyText"/>
        <w:rPr>
          <w:b/>
        </w:rPr>
      </w:pPr>
    </w:p>
    <w:p w14:paraId="1D75E203" w14:textId="77777777" w:rsidR="00D268AE" w:rsidRPr="00995283" w:rsidRDefault="00D268AE" w:rsidP="008F601B">
      <w:pPr>
        <w:pStyle w:val="BodyText"/>
        <w:rPr>
          <w:b/>
        </w:rPr>
      </w:pPr>
    </w:p>
    <w:p w14:paraId="78B3ED30" w14:textId="77777777" w:rsidR="00280847" w:rsidRPr="00995283" w:rsidRDefault="00280847" w:rsidP="008F601B">
      <w:pPr>
        <w:pStyle w:val="BodyText"/>
        <w:rPr>
          <w:b/>
        </w:rPr>
      </w:pPr>
    </w:p>
    <w:p w14:paraId="3AF804C8" w14:textId="77777777" w:rsidR="004B2DDA" w:rsidRDefault="00995283" w:rsidP="00FC7C11">
      <w:pPr>
        <w:rPr>
          <w:b/>
          <w:sz w:val="24"/>
          <w:szCs w:val="24"/>
        </w:rPr>
      </w:pPr>
      <w:r w:rsidRPr="00995283">
        <w:rPr>
          <w:b/>
          <w:sz w:val="24"/>
          <w:szCs w:val="24"/>
        </w:rPr>
        <w:t>SUGGEST</w:t>
      </w:r>
      <w:r>
        <w:rPr>
          <w:b/>
          <w:sz w:val="24"/>
          <w:szCs w:val="24"/>
        </w:rPr>
        <w:t>IONS FOR</w:t>
      </w:r>
      <w:r w:rsidRPr="00995283">
        <w:rPr>
          <w:b/>
          <w:sz w:val="24"/>
          <w:szCs w:val="24"/>
        </w:rPr>
        <w:t xml:space="preserve"> </w:t>
      </w:r>
      <w:r w:rsidR="00484C39" w:rsidRPr="00995283">
        <w:rPr>
          <w:b/>
          <w:sz w:val="24"/>
          <w:szCs w:val="24"/>
        </w:rPr>
        <w:t>FURTHER READING</w:t>
      </w:r>
      <w:r>
        <w:rPr>
          <w:b/>
          <w:sz w:val="24"/>
          <w:szCs w:val="24"/>
        </w:rPr>
        <w:t xml:space="preserve"> </w:t>
      </w:r>
    </w:p>
    <w:p w14:paraId="299F379C" w14:textId="6462BCF6" w:rsidR="00280847" w:rsidRPr="00FC7C11" w:rsidRDefault="00995283" w:rsidP="00FC7C11">
      <w:pPr>
        <w:rPr>
          <w:i/>
          <w:sz w:val="24"/>
          <w:szCs w:val="24"/>
        </w:rPr>
      </w:pPr>
      <w:r w:rsidRPr="00FC7C11">
        <w:rPr>
          <w:i/>
          <w:sz w:val="24"/>
          <w:szCs w:val="24"/>
        </w:rPr>
        <w:t xml:space="preserve">(instructor can include a list of suggestions and </w:t>
      </w:r>
      <w:r w:rsidR="001003CC" w:rsidRPr="00FC7C11">
        <w:rPr>
          <w:i/>
          <w:sz w:val="24"/>
          <w:szCs w:val="24"/>
        </w:rPr>
        <w:t>other res</w:t>
      </w:r>
      <w:r w:rsidR="00F26475">
        <w:rPr>
          <w:i/>
          <w:sz w:val="24"/>
          <w:szCs w:val="24"/>
        </w:rPr>
        <w:t>our</w:t>
      </w:r>
      <w:r w:rsidR="001003CC" w:rsidRPr="00FC7C11">
        <w:rPr>
          <w:i/>
          <w:sz w:val="24"/>
          <w:szCs w:val="24"/>
        </w:rPr>
        <w:t>ces)</w:t>
      </w:r>
    </w:p>
    <w:p w14:paraId="7654A730" w14:textId="257847E5" w:rsidR="00280847" w:rsidRPr="00995283" w:rsidRDefault="00280847" w:rsidP="00FC7C11">
      <w:pPr>
        <w:pStyle w:val="BodyText"/>
      </w:pPr>
    </w:p>
    <w:p w14:paraId="0EE185E2" w14:textId="0A71C463" w:rsidR="00995283" w:rsidRDefault="00995283" w:rsidP="001003CC">
      <w:pPr>
        <w:pStyle w:val="Heading2"/>
        <w:pBdr>
          <w:bottom w:val="single" w:sz="6" w:space="1" w:color="auto"/>
        </w:pBdr>
        <w:ind w:left="0" w:right="40"/>
      </w:pPr>
      <w:r w:rsidRPr="00995283">
        <w:t xml:space="preserve">Books </w:t>
      </w:r>
    </w:p>
    <w:p w14:paraId="4987D27F" w14:textId="77777777" w:rsidR="00995283" w:rsidRDefault="00995283" w:rsidP="001003CC">
      <w:pPr>
        <w:pStyle w:val="Heading2"/>
        <w:pBdr>
          <w:bottom w:val="single" w:sz="6" w:space="1" w:color="auto"/>
        </w:pBdr>
        <w:ind w:left="0" w:right="40"/>
      </w:pPr>
    </w:p>
    <w:p w14:paraId="2CD248D1" w14:textId="77777777" w:rsidR="00995283" w:rsidRDefault="00995283" w:rsidP="001003CC">
      <w:pPr>
        <w:pStyle w:val="Heading2"/>
        <w:pBdr>
          <w:bottom w:val="single" w:sz="6" w:space="1" w:color="auto"/>
        </w:pBdr>
        <w:ind w:left="0" w:right="40"/>
      </w:pPr>
      <w:r w:rsidRPr="00995283">
        <w:t xml:space="preserve">Journals </w:t>
      </w:r>
    </w:p>
    <w:p w14:paraId="6FAD4284" w14:textId="77777777" w:rsidR="00995283" w:rsidRDefault="00995283" w:rsidP="001003CC">
      <w:pPr>
        <w:pStyle w:val="Heading2"/>
        <w:pBdr>
          <w:bottom w:val="single" w:sz="6" w:space="1" w:color="auto"/>
        </w:pBdr>
        <w:ind w:left="0" w:right="40"/>
      </w:pPr>
    </w:p>
    <w:p w14:paraId="289EDB11" w14:textId="126AEAB8" w:rsidR="00280847" w:rsidRDefault="00995283" w:rsidP="001003CC">
      <w:pPr>
        <w:pStyle w:val="Heading2"/>
        <w:pBdr>
          <w:bottom w:val="single" w:sz="6" w:space="1" w:color="auto"/>
        </w:pBdr>
        <w:ind w:left="0" w:right="40"/>
      </w:pPr>
      <w:r w:rsidRPr="00995283">
        <w:t>Websites</w:t>
      </w:r>
    </w:p>
    <w:p w14:paraId="2ABB561C" w14:textId="77777777" w:rsidR="004B2DDA" w:rsidRDefault="004B2DDA" w:rsidP="001003CC">
      <w:pPr>
        <w:pStyle w:val="Heading2"/>
        <w:pBdr>
          <w:bottom w:val="single" w:sz="6" w:space="1" w:color="auto"/>
        </w:pBdr>
        <w:ind w:left="0" w:right="40"/>
      </w:pPr>
    </w:p>
    <w:p w14:paraId="363EE231" w14:textId="77777777" w:rsidR="004B2DDA" w:rsidRPr="00995283" w:rsidRDefault="004B2DDA" w:rsidP="001003CC">
      <w:pPr>
        <w:pStyle w:val="Heading2"/>
        <w:pBdr>
          <w:bottom w:val="single" w:sz="6" w:space="1" w:color="auto"/>
        </w:pBdr>
        <w:ind w:left="0" w:right="40"/>
      </w:pPr>
    </w:p>
    <w:p w14:paraId="3759AE51" w14:textId="6FE32BAA" w:rsidR="00E06E50" w:rsidRPr="00995283" w:rsidRDefault="00E06E50" w:rsidP="001003CC">
      <w:pPr>
        <w:pStyle w:val="Heading2"/>
        <w:ind w:left="0" w:right="40"/>
      </w:pPr>
    </w:p>
    <w:p w14:paraId="06813751" w14:textId="40F6E676" w:rsidR="00F250D9" w:rsidRPr="00FC7C11" w:rsidRDefault="001003CC" w:rsidP="00FC7C11">
      <w:pPr>
        <w:adjustRightInd w:val="0"/>
        <w:rPr>
          <w:rFonts w:eastAsiaTheme="minorHAnsi"/>
          <w:b/>
          <w:bCs/>
          <w:i/>
          <w:sz w:val="24"/>
          <w:szCs w:val="24"/>
        </w:rPr>
      </w:pPr>
      <w:r w:rsidRPr="00FC7C11">
        <w:rPr>
          <w:rFonts w:eastAsiaTheme="minorHAnsi"/>
          <w:b/>
          <w:bCs/>
          <w:i/>
          <w:sz w:val="24"/>
          <w:szCs w:val="24"/>
        </w:rPr>
        <w:t xml:space="preserve">FOR INSTRUCTORS: </w:t>
      </w:r>
      <w:r w:rsidR="00F250D9" w:rsidRPr="00FC7C11">
        <w:rPr>
          <w:rFonts w:eastAsiaTheme="minorHAnsi"/>
          <w:b/>
          <w:bCs/>
          <w:i/>
          <w:sz w:val="24"/>
          <w:szCs w:val="24"/>
        </w:rPr>
        <w:t>OPTIONAL ITEMS TO CONSIDER ADDING</w:t>
      </w:r>
      <w:r w:rsidRPr="00FC7C11">
        <w:rPr>
          <w:rFonts w:eastAsiaTheme="minorHAnsi"/>
          <w:b/>
          <w:bCs/>
          <w:i/>
          <w:sz w:val="24"/>
          <w:szCs w:val="24"/>
        </w:rPr>
        <w:t xml:space="preserve"> (please delete </w:t>
      </w:r>
      <w:r w:rsidR="004B2DDA">
        <w:rPr>
          <w:rFonts w:eastAsiaTheme="minorHAnsi"/>
          <w:b/>
          <w:bCs/>
          <w:i/>
          <w:sz w:val="24"/>
          <w:szCs w:val="24"/>
        </w:rPr>
        <w:t xml:space="preserve">the following section </w:t>
      </w:r>
      <w:r w:rsidRPr="00FC7C11">
        <w:rPr>
          <w:rFonts w:eastAsiaTheme="minorHAnsi"/>
          <w:b/>
          <w:bCs/>
          <w:i/>
          <w:sz w:val="24"/>
          <w:szCs w:val="24"/>
        </w:rPr>
        <w:t>in final syllabus)</w:t>
      </w:r>
    </w:p>
    <w:p w14:paraId="3EFFB89A" w14:textId="59A78EAE" w:rsidR="00C018F5" w:rsidRPr="00995283" w:rsidRDefault="00C018F5" w:rsidP="00FC7C11">
      <w:pPr>
        <w:rPr>
          <w:rFonts w:eastAsiaTheme="minorHAnsi"/>
        </w:rPr>
      </w:pPr>
    </w:p>
    <w:p w14:paraId="439256AF" w14:textId="4FBA520A" w:rsidR="00C018F5" w:rsidRPr="002F0E18" w:rsidRDefault="00C018F5" w:rsidP="004B2DDA">
      <w:pPr>
        <w:pStyle w:val="ListParagraph"/>
        <w:numPr>
          <w:ilvl w:val="0"/>
          <w:numId w:val="11"/>
        </w:numPr>
        <w:adjustRightInd w:val="0"/>
        <w:spacing w:before="0"/>
        <w:ind w:left="360"/>
        <w:jc w:val="both"/>
        <w:rPr>
          <w:rFonts w:eastAsiaTheme="minorHAnsi"/>
          <w:bCs/>
          <w:sz w:val="24"/>
          <w:szCs w:val="24"/>
        </w:rPr>
      </w:pPr>
      <w:r w:rsidRPr="00FC7C11">
        <w:rPr>
          <w:b/>
          <w:sz w:val="24"/>
          <w:szCs w:val="24"/>
        </w:rPr>
        <w:t xml:space="preserve"> </w:t>
      </w:r>
      <w:r w:rsidRPr="00FC7C11">
        <w:rPr>
          <w:sz w:val="24"/>
          <w:szCs w:val="24"/>
        </w:rPr>
        <w:t>How soon can students expect to hear back from you?  How quickly do you grade assignments?</w:t>
      </w:r>
      <w:r w:rsidR="001003CC">
        <w:rPr>
          <w:sz w:val="24"/>
          <w:szCs w:val="24"/>
        </w:rPr>
        <w:t xml:space="preserve"> What is the best way to contact you (email, phone, text?)</w:t>
      </w:r>
    </w:p>
    <w:p w14:paraId="396141CE" w14:textId="2300E49C" w:rsidR="00C018F5" w:rsidRPr="00DD751A" w:rsidRDefault="00C018F5" w:rsidP="004B2DDA">
      <w:pPr>
        <w:pStyle w:val="ListParagraph"/>
        <w:numPr>
          <w:ilvl w:val="0"/>
          <w:numId w:val="11"/>
        </w:numPr>
        <w:adjustRightInd w:val="0"/>
        <w:spacing w:before="0"/>
        <w:ind w:left="360"/>
        <w:jc w:val="both"/>
        <w:rPr>
          <w:rFonts w:eastAsiaTheme="minorHAnsi"/>
          <w:bCs/>
          <w:sz w:val="24"/>
          <w:szCs w:val="24"/>
        </w:rPr>
      </w:pPr>
      <w:r w:rsidRPr="002F0E18">
        <w:rPr>
          <w:sz w:val="24"/>
          <w:szCs w:val="24"/>
        </w:rPr>
        <w:t xml:space="preserve">Suggest that students become familiar with our College of Education Academic Success Center (Director is Nora Murphy </w:t>
      </w:r>
      <w:hyperlink r:id="rId19" w:history="1">
        <w:r w:rsidRPr="002F0E18">
          <w:rPr>
            <w:rStyle w:val="Hyperlink"/>
            <w:sz w:val="24"/>
            <w:szCs w:val="24"/>
          </w:rPr>
          <w:t>nmurphy4@depaul.edu</w:t>
        </w:r>
      </w:hyperlink>
      <w:r w:rsidR="001003CC">
        <w:rPr>
          <w:sz w:val="24"/>
          <w:szCs w:val="24"/>
        </w:rPr>
        <w:t>. The</w:t>
      </w:r>
      <w:r w:rsidRPr="001C5015">
        <w:rPr>
          <w:sz w:val="24"/>
          <w:szCs w:val="24"/>
        </w:rPr>
        <w:t xml:space="preserve"> tutors will help with writing, math, prep for tests</w:t>
      </w:r>
      <w:r w:rsidR="001003CC">
        <w:rPr>
          <w:sz w:val="24"/>
          <w:szCs w:val="24"/>
        </w:rPr>
        <w:t>, etc</w:t>
      </w:r>
      <w:r w:rsidRPr="001C5015">
        <w:rPr>
          <w:sz w:val="24"/>
          <w:szCs w:val="24"/>
        </w:rPr>
        <w:t xml:space="preserve">.  Also </w:t>
      </w:r>
      <w:r w:rsidR="001003CC">
        <w:rPr>
          <w:sz w:val="24"/>
          <w:szCs w:val="24"/>
        </w:rPr>
        <w:t>include</w:t>
      </w:r>
      <w:r w:rsidRPr="001C5015">
        <w:rPr>
          <w:sz w:val="24"/>
          <w:szCs w:val="24"/>
        </w:rPr>
        <w:t xml:space="preserve"> a statement about the University Writing Center  </w:t>
      </w:r>
      <w:hyperlink r:id="rId20" w:history="1">
        <w:r w:rsidRPr="001C5015">
          <w:rPr>
            <w:rStyle w:val="Hyperlink"/>
            <w:sz w:val="24"/>
            <w:szCs w:val="24"/>
          </w:rPr>
          <w:t>http://condor.depaul.edu/writing/locations-and-hours.html#</w:t>
        </w:r>
      </w:hyperlink>
    </w:p>
    <w:p w14:paraId="0B8D1EE5" w14:textId="15CE6255" w:rsidR="00C018F5" w:rsidRPr="005D3B0F" w:rsidRDefault="001003CC" w:rsidP="004B2DDA">
      <w:pPr>
        <w:pStyle w:val="ListParagraph"/>
        <w:numPr>
          <w:ilvl w:val="0"/>
          <w:numId w:val="11"/>
        </w:numPr>
        <w:adjustRightInd w:val="0"/>
        <w:spacing w:before="0"/>
        <w:ind w:left="360"/>
        <w:jc w:val="both"/>
        <w:rPr>
          <w:sz w:val="24"/>
        </w:rPr>
      </w:pPr>
      <w:r w:rsidRPr="008C4BDC">
        <w:rPr>
          <w:sz w:val="24"/>
          <w:szCs w:val="24"/>
        </w:rPr>
        <w:t xml:space="preserve">Could include </w:t>
      </w:r>
      <w:r w:rsidR="00C018F5" w:rsidRPr="00DD751A">
        <w:rPr>
          <w:sz w:val="24"/>
          <w:szCs w:val="24"/>
        </w:rPr>
        <w:t xml:space="preserve">a statement about using </w:t>
      </w:r>
      <w:r w:rsidRPr="008C4BDC">
        <w:rPr>
          <w:sz w:val="24"/>
          <w:szCs w:val="24"/>
        </w:rPr>
        <w:t>technology</w:t>
      </w:r>
      <w:r w:rsidR="00C018F5" w:rsidRPr="008C4BDC">
        <w:rPr>
          <w:sz w:val="24"/>
          <w:szCs w:val="24"/>
        </w:rPr>
        <w:t xml:space="preserve"> </w:t>
      </w:r>
      <w:r w:rsidR="001C5015" w:rsidRPr="008C4BDC">
        <w:rPr>
          <w:sz w:val="24"/>
          <w:szCs w:val="24"/>
        </w:rPr>
        <w:t>dev</w:t>
      </w:r>
      <w:r w:rsidRPr="008C4BDC">
        <w:rPr>
          <w:sz w:val="24"/>
          <w:szCs w:val="24"/>
        </w:rPr>
        <w:t>ices</w:t>
      </w:r>
      <w:r w:rsidR="008C4BDC">
        <w:rPr>
          <w:sz w:val="24"/>
          <w:szCs w:val="24"/>
        </w:rPr>
        <w:t xml:space="preserve"> such as</w:t>
      </w:r>
      <w:r w:rsidR="00C018F5" w:rsidRPr="008C4BDC">
        <w:rPr>
          <w:sz w:val="24"/>
          <w:szCs w:val="24"/>
        </w:rPr>
        <w:t>:</w:t>
      </w:r>
      <w:r w:rsidR="00C018F5" w:rsidRPr="005D3B0F">
        <w:rPr>
          <w:sz w:val="24"/>
          <w:szCs w:val="24"/>
        </w:rPr>
        <w:t xml:space="preserve"> </w:t>
      </w:r>
      <w:r w:rsidR="008C4BDC" w:rsidRPr="005D3B0F">
        <w:rPr>
          <w:sz w:val="24"/>
        </w:rPr>
        <w:t xml:space="preserve">The use of </w:t>
      </w:r>
      <w:r w:rsidR="008C4BDC" w:rsidRPr="005D3B0F">
        <w:rPr>
          <w:sz w:val="24"/>
          <w:u w:val="single"/>
        </w:rPr>
        <w:t>laptops, tablets, smart phones, smart-watches, etc. are not permitted</w:t>
      </w:r>
      <w:r w:rsidR="008C4BDC" w:rsidRPr="005D3B0F">
        <w:rPr>
          <w:sz w:val="24"/>
        </w:rPr>
        <w:t xml:space="preserve"> in our class because of recurring problems with these devices being used for web browsing, reading/responding to email, etc. during class meetings. When classwork requires the use of laptops/tables to access online material, I will ask that you bring them to class and announce when they need to be used.</w:t>
      </w:r>
    </w:p>
    <w:p w14:paraId="7AA23D05" w14:textId="77777777" w:rsidR="001003CC" w:rsidRPr="00995283" w:rsidRDefault="001003CC" w:rsidP="004B2DDA">
      <w:pPr>
        <w:pStyle w:val="ListParagraph"/>
        <w:numPr>
          <w:ilvl w:val="0"/>
          <w:numId w:val="11"/>
        </w:numPr>
        <w:adjustRightInd w:val="0"/>
        <w:spacing w:before="0"/>
        <w:ind w:left="360"/>
        <w:jc w:val="both"/>
        <w:rPr>
          <w:rFonts w:eastAsiaTheme="minorHAnsi"/>
          <w:b/>
          <w:bCs/>
          <w:sz w:val="24"/>
          <w:szCs w:val="24"/>
        </w:rPr>
      </w:pPr>
      <w:r w:rsidRPr="00995283">
        <w:rPr>
          <w:rFonts w:eastAsiaTheme="minorHAnsi"/>
          <w:b/>
          <w:bCs/>
          <w:sz w:val="24"/>
          <w:szCs w:val="24"/>
        </w:rPr>
        <w:t>edTPA resources https://depaul.digication.com/edtpa_/Home/</w:t>
      </w:r>
    </w:p>
    <w:p w14:paraId="58BA3579" w14:textId="3F1CD780" w:rsidR="001003CC" w:rsidRPr="001C5015" w:rsidRDefault="001003CC" w:rsidP="004B2DDA">
      <w:pPr>
        <w:adjustRightInd w:val="0"/>
        <w:ind w:left="360"/>
        <w:jc w:val="both"/>
        <w:rPr>
          <w:rFonts w:eastAsiaTheme="minorHAnsi"/>
          <w:bCs/>
          <w:sz w:val="24"/>
          <w:szCs w:val="24"/>
        </w:rPr>
      </w:pPr>
      <w:r w:rsidRPr="00995283">
        <w:rPr>
          <w:rFonts w:eastAsiaTheme="minorHAnsi"/>
          <w:bCs/>
          <w:sz w:val="24"/>
          <w:szCs w:val="24"/>
        </w:rPr>
        <w:t>(</w:t>
      </w:r>
      <w:r w:rsidRPr="00995283">
        <w:rPr>
          <w:rFonts w:eastAsiaTheme="minorHAnsi"/>
          <w:bCs/>
          <w:i/>
          <w:sz w:val="24"/>
          <w:szCs w:val="24"/>
        </w:rPr>
        <w:t xml:space="preserve">Students will have to </w:t>
      </w:r>
      <w:r w:rsidRPr="00995283">
        <w:rPr>
          <w:rFonts w:eastAsiaTheme="minorHAnsi"/>
          <w:b/>
          <w:bCs/>
          <w:i/>
          <w:sz w:val="24"/>
          <w:szCs w:val="24"/>
        </w:rPr>
        <w:t>log in</w:t>
      </w:r>
      <w:r w:rsidRPr="00995283">
        <w:rPr>
          <w:rFonts w:eastAsiaTheme="minorHAnsi"/>
          <w:bCs/>
          <w:i/>
          <w:sz w:val="24"/>
          <w:szCs w:val="24"/>
        </w:rPr>
        <w:t xml:space="preserve"> with Campus Connect to access the edTPA resources).  Please include this</w:t>
      </w:r>
      <w:r w:rsidR="001C5015">
        <w:rPr>
          <w:rFonts w:eastAsiaTheme="minorHAnsi"/>
          <w:bCs/>
          <w:i/>
          <w:sz w:val="24"/>
          <w:szCs w:val="24"/>
        </w:rPr>
        <w:t xml:space="preserve"> website and info</w:t>
      </w:r>
      <w:r w:rsidRPr="00995283">
        <w:rPr>
          <w:rFonts w:eastAsiaTheme="minorHAnsi"/>
          <w:bCs/>
          <w:i/>
          <w:sz w:val="24"/>
          <w:szCs w:val="24"/>
        </w:rPr>
        <w:t xml:space="preserve"> if you are teaching </w:t>
      </w:r>
      <w:r w:rsidRPr="00995283">
        <w:rPr>
          <w:rFonts w:eastAsiaTheme="minorHAnsi"/>
          <w:b/>
          <w:bCs/>
          <w:i/>
          <w:sz w:val="24"/>
          <w:szCs w:val="24"/>
        </w:rPr>
        <w:t>any</w:t>
      </w:r>
      <w:r w:rsidRPr="00995283">
        <w:rPr>
          <w:rFonts w:eastAsiaTheme="minorHAnsi"/>
          <w:bCs/>
          <w:i/>
          <w:sz w:val="24"/>
          <w:szCs w:val="24"/>
        </w:rPr>
        <w:t xml:space="preserve"> course that counts toward licensure</w:t>
      </w:r>
      <w:r w:rsidRPr="00995283">
        <w:rPr>
          <w:rFonts w:eastAsiaTheme="minorHAnsi"/>
          <w:bCs/>
          <w:sz w:val="24"/>
          <w:szCs w:val="24"/>
        </w:rPr>
        <w:t>.</w:t>
      </w:r>
    </w:p>
    <w:p w14:paraId="09E546E2" w14:textId="3FE6EDAA" w:rsidR="00E06E50" w:rsidRPr="001C5015" w:rsidRDefault="00E06E50" w:rsidP="004B2DDA">
      <w:pPr>
        <w:pStyle w:val="ListParagraph"/>
        <w:numPr>
          <w:ilvl w:val="0"/>
          <w:numId w:val="11"/>
        </w:numPr>
        <w:adjustRightInd w:val="0"/>
        <w:spacing w:before="0"/>
        <w:ind w:left="360"/>
        <w:jc w:val="both"/>
        <w:rPr>
          <w:rFonts w:eastAsiaTheme="minorHAnsi"/>
          <w:bCs/>
          <w:sz w:val="24"/>
          <w:szCs w:val="24"/>
        </w:rPr>
      </w:pPr>
      <w:r w:rsidRPr="001C5015">
        <w:rPr>
          <w:rFonts w:eastAsiaTheme="minorHAnsi"/>
          <w:b/>
          <w:bCs/>
          <w:sz w:val="24"/>
          <w:szCs w:val="24"/>
        </w:rPr>
        <w:t xml:space="preserve">Technical Assistance </w:t>
      </w:r>
    </w:p>
    <w:p w14:paraId="3BDCF324" w14:textId="77777777" w:rsidR="00E06E50" w:rsidRPr="001C5015" w:rsidRDefault="00E06E50" w:rsidP="004B2DDA">
      <w:pPr>
        <w:adjustRightInd w:val="0"/>
        <w:ind w:left="360"/>
        <w:jc w:val="both"/>
        <w:rPr>
          <w:rFonts w:eastAsiaTheme="minorHAnsi"/>
          <w:sz w:val="24"/>
          <w:szCs w:val="24"/>
        </w:rPr>
      </w:pPr>
      <w:r w:rsidRPr="001C5015">
        <w:rPr>
          <w:rFonts w:eastAsiaTheme="minorHAnsi"/>
          <w:sz w:val="24"/>
          <w:szCs w:val="24"/>
        </w:rPr>
        <w:t>If you need technical assistance at any time during the course (examples: logging in, submitting assignments, opening documents, sending email, viewing videos, or reporting a problem with D2L</w:t>
      </w:r>
      <w:r w:rsidR="008443BA" w:rsidRPr="001C5015">
        <w:rPr>
          <w:rFonts w:eastAsiaTheme="minorHAnsi"/>
          <w:sz w:val="24"/>
          <w:szCs w:val="24"/>
        </w:rPr>
        <w:t>/Daylight</w:t>
      </w:r>
      <w:r w:rsidRPr="001C5015">
        <w:rPr>
          <w:rFonts w:eastAsiaTheme="minorHAnsi"/>
          <w:sz w:val="24"/>
          <w:szCs w:val="24"/>
        </w:rPr>
        <w:t xml:space="preserve">): </w:t>
      </w:r>
    </w:p>
    <w:p w14:paraId="266877E8" w14:textId="56994881" w:rsidR="00E06E50" w:rsidRPr="001C5015" w:rsidRDefault="00E06E50" w:rsidP="005D3B0F">
      <w:pPr>
        <w:numPr>
          <w:ilvl w:val="0"/>
          <w:numId w:val="15"/>
        </w:numPr>
        <w:tabs>
          <w:tab w:val="left" w:pos="1350"/>
        </w:tabs>
        <w:adjustRightInd w:val="0"/>
        <w:ind w:left="1350"/>
        <w:rPr>
          <w:rFonts w:eastAsiaTheme="minorHAnsi"/>
          <w:sz w:val="24"/>
          <w:szCs w:val="24"/>
        </w:rPr>
      </w:pPr>
      <w:r w:rsidRPr="001C5015">
        <w:rPr>
          <w:rFonts w:eastAsiaTheme="minorHAnsi"/>
          <w:sz w:val="24"/>
          <w:szCs w:val="24"/>
        </w:rPr>
        <w:t>Log in to Campus Connection (</w:t>
      </w:r>
      <w:r w:rsidRPr="001C5015">
        <w:rPr>
          <w:rFonts w:eastAsiaTheme="minorHAnsi"/>
          <w:color w:val="0000FF"/>
          <w:sz w:val="24"/>
          <w:szCs w:val="24"/>
        </w:rPr>
        <w:t>https://campusconnect.depaul.edu</w:t>
      </w:r>
      <w:r w:rsidRPr="001C5015">
        <w:rPr>
          <w:rFonts w:eastAsiaTheme="minorHAnsi"/>
          <w:sz w:val="24"/>
          <w:szCs w:val="24"/>
        </w:rPr>
        <w:t xml:space="preserve">) </w:t>
      </w:r>
      <w:r w:rsidRPr="001C5015">
        <w:rPr>
          <w:rFonts w:ascii="MS Mincho" w:eastAsia="MS Mincho" w:hAnsi="MS Mincho" w:cs="MS Mincho" w:hint="eastAsia"/>
          <w:sz w:val="24"/>
          <w:szCs w:val="24"/>
        </w:rPr>
        <w:t> </w:t>
      </w:r>
    </w:p>
    <w:p w14:paraId="10CCD23B" w14:textId="1E2AFDAF" w:rsidR="00E06E50" w:rsidRPr="001C5015" w:rsidRDefault="00E06E50" w:rsidP="005D3B0F">
      <w:pPr>
        <w:numPr>
          <w:ilvl w:val="0"/>
          <w:numId w:val="15"/>
        </w:numPr>
        <w:tabs>
          <w:tab w:val="left" w:pos="1350"/>
        </w:tabs>
        <w:adjustRightInd w:val="0"/>
        <w:ind w:left="1350"/>
        <w:rPr>
          <w:rFonts w:eastAsiaTheme="minorHAnsi"/>
          <w:sz w:val="24"/>
          <w:szCs w:val="24"/>
        </w:rPr>
      </w:pPr>
      <w:r w:rsidRPr="001C5015">
        <w:rPr>
          <w:rFonts w:eastAsiaTheme="minorHAnsi"/>
          <w:sz w:val="24"/>
          <w:szCs w:val="24"/>
        </w:rPr>
        <w:t xml:space="preserve">Click Technology Support Center in the left navigation area. </w:t>
      </w:r>
      <w:r w:rsidRPr="001C5015">
        <w:rPr>
          <w:rFonts w:ascii="MS Mincho" w:eastAsia="MS Mincho" w:hAnsi="MS Mincho" w:cs="MS Mincho" w:hint="eastAsia"/>
          <w:sz w:val="24"/>
          <w:szCs w:val="24"/>
        </w:rPr>
        <w:t> </w:t>
      </w:r>
    </w:p>
    <w:p w14:paraId="1CA9D7D6" w14:textId="71FE1EF5" w:rsidR="00E06E50" w:rsidRPr="001C5015" w:rsidRDefault="00E06E50" w:rsidP="005D3B0F">
      <w:pPr>
        <w:numPr>
          <w:ilvl w:val="0"/>
          <w:numId w:val="15"/>
        </w:numPr>
        <w:tabs>
          <w:tab w:val="left" w:pos="1350"/>
        </w:tabs>
        <w:adjustRightInd w:val="0"/>
        <w:ind w:left="1350"/>
        <w:rPr>
          <w:rFonts w:eastAsiaTheme="minorHAnsi"/>
          <w:sz w:val="24"/>
          <w:szCs w:val="24"/>
        </w:rPr>
      </w:pPr>
      <w:r w:rsidRPr="001C5015">
        <w:rPr>
          <w:rFonts w:eastAsiaTheme="minorHAnsi"/>
          <w:sz w:val="24"/>
          <w:szCs w:val="24"/>
        </w:rPr>
        <w:t xml:space="preserve">From here, you can “Submit a Case” to the Technology Support Center (TSC) (also called the </w:t>
      </w:r>
      <w:r w:rsidRPr="001C5015">
        <w:rPr>
          <w:rFonts w:ascii="MS Mincho" w:eastAsia="MS Mincho" w:hAnsi="MS Mincho" w:cs="MS Mincho" w:hint="eastAsia"/>
          <w:sz w:val="24"/>
          <w:szCs w:val="24"/>
        </w:rPr>
        <w:t> </w:t>
      </w:r>
      <w:r w:rsidRPr="001C5015">
        <w:rPr>
          <w:rFonts w:eastAsiaTheme="minorHAnsi"/>
          <w:sz w:val="24"/>
          <w:szCs w:val="24"/>
        </w:rPr>
        <w:t xml:space="preserve">“Technology contact Center” or “Help Desk”). </w:t>
      </w:r>
      <w:r w:rsidRPr="001C5015">
        <w:rPr>
          <w:rFonts w:ascii="MS Mincho" w:eastAsia="MS Mincho" w:hAnsi="MS Mincho" w:cs="MS Mincho" w:hint="eastAsia"/>
          <w:sz w:val="24"/>
          <w:szCs w:val="24"/>
        </w:rPr>
        <w:t> </w:t>
      </w:r>
    </w:p>
    <w:p w14:paraId="3AC9DB46" w14:textId="596A697C" w:rsidR="00E06E50" w:rsidRPr="001C5015" w:rsidRDefault="00E06E50" w:rsidP="005D3B0F">
      <w:pPr>
        <w:numPr>
          <w:ilvl w:val="0"/>
          <w:numId w:val="15"/>
        </w:numPr>
        <w:tabs>
          <w:tab w:val="left" w:pos="1350"/>
        </w:tabs>
        <w:adjustRightInd w:val="0"/>
        <w:ind w:left="1350"/>
        <w:rPr>
          <w:rFonts w:eastAsiaTheme="minorHAnsi"/>
          <w:sz w:val="24"/>
          <w:szCs w:val="24"/>
        </w:rPr>
      </w:pPr>
      <w:r w:rsidRPr="001C5015">
        <w:rPr>
          <w:rFonts w:eastAsiaTheme="minorHAnsi"/>
          <w:sz w:val="24"/>
          <w:szCs w:val="24"/>
        </w:rPr>
        <w:t xml:space="preserve">Email the TSC directly at </w:t>
      </w:r>
      <w:r w:rsidRPr="001C5015">
        <w:rPr>
          <w:rFonts w:eastAsiaTheme="minorHAnsi"/>
          <w:color w:val="0000FF"/>
          <w:sz w:val="24"/>
          <w:szCs w:val="24"/>
        </w:rPr>
        <w:t>tcc@depaul.edu</w:t>
      </w:r>
      <w:r w:rsidRPr="001C5015">
        <w:rPr>
          <w:rFonts w:eastAsiaTheme="minorHAnsi"/>
          <w:sz w:val="24"/>
          <w:szCs w:val="24"/>
        </w:rPr>
        <w:t xml:space="preserve">. </w:t>
      </w:r>
      <w:r w:rsidRPr="001C5015">
        <w:rPr>
          <w:rFonts w:ascii="MS Mincho" w:eastAsia="MS Mincho" w:hAnsi="MS Mincho" w:cs="MS Mincho" w:hint="eastAsia"/>
          <w:sz w:val="24"/>
          <w:szCs w:val="24"/>
        </w:rPr>
        <w:t> </w:t>
      </w:r>
    </w:p>
    <w:p w14:paraId="016B2B3B" w14:textId="74177A09" w:rsidR="008C4BDC" w:rsidRPr="001C5015" w:rsidRDefault="00E06E50" w:rsidP="005D3B0F">
      <w:pPr>
        <w:numPr>
          <w:ilvl w:val="0"/>
          <w:numId w:val="15"/>
        </w:numPr>
        <w:tabs>
          <w:tab w:val="left" w:pos="1350"/>
        </w:tabs>
        <w:adjustRightInd w:val="0"/>
        <w:ind w:left="1350"/>
        <w:rPr>
          <w:rFonts w:eastAsiaTheme="minorHAnsi"/>
          <w:sz w:val="24"/>
          <w:szCs w:val="24"/>
        </w:rPr>
      </w:pPr>
      <w:r w:rsidRPr="001C5015">
        <w:rPr>
          <w:rFonts w:eastAsiaTheme="minorHAnsi"/>
          <w:sz w:val="24"/>
          <w:szCs w:val="24"/>
        </w:rPr>
        <w:t xml:space="preserve">For urgent problems, you can call the TCC at 312-362-8765 </w:t>
      </w:r>
      <w:r w:rsidRPr="001C5015">
        <w:rPr>
          <w:rFonts w:ascii="MS Mincho" w:eastAsia="MS Mincho" w:hAnsi="MS Mincho" w:cs="MS Mincho" w:hint="eastAsia"/>
          <w:sz w:val="24"/>
          <w:szCs w:val="24"/>
        </w:rPr>
        <w:t> </w:t>
      </w:r>
    </w:p>
    <w:p w14:paraId="0E89E752" w14:textId="43B1ABC6" w:rsidR="008C4BDC" w:rsidRPr="008C4BDC" w:rsidRDefault="00E06E50" w:rsidP="004B2DDA">
      <w:pPr>
        <w:numPr>
          <w:ilvl w:val="0"/>
          <w:numId w:val="15"/>
        </w:numPr>
        <w:tabs>
          <w:tab w:val="left" w:pos="1350"/>
        </w:tabs>
        <w:adjustRightInd w:val="0"/>
        <w:ind w:left="1350"/>
        <w:rPr>
          <w:rFonts w:eastAsiaTheme="minorHAnsi"/>
          <w:sz w:val="24"/>
          <w:szCs w:val="24"/>
        </w:rPr>
      </w:pPr>
      <w:r w:rsidRPr="008C4BDC">
        <w:rPr>
          <w:rFonts w:eastAsiaTheme="minorHAnsi"/>
          <w:b/>
          <w:bCs/>
          <w:sz w:val="24"/>
          <w:szCs w:val="24"/>
        </w:rPr>
        <w:t xml:space="preserve">Student Technology Resources </w:t>
      </w:r>
      <w:r w:rsidRPr="008C4BDC">
        <w:rPr>
          <w:rFonts w:ascii="MS Mincho" w:eastAsia="MS Mincho" w:hAnsi="MS Mincho" w:cs="MS Mincho" w:hint="eastAsia"/>
          <w:sz w:val="24"/>
          <w:szCs w:val="24"/>
        </w:rPr>
        <w:t> </w:t>
      </w:r>
      <w:r w:rsidRPr="008C4BDC">
        <w:rPr>
          <w:rFonts w:eastAsiaTheme="minorHAnsi"/>
          <w:b/>
          <w:bCs/>
          <w:sz w:val="24"/>
          <w:szCs w:val="24"/>
        </w:rPr>
        <w:t xml:space="preserve">Desire2Learn Student Documentation </w:t>
      </w:r>
      <w:r w:rsidRPr="008C4BDC">
        <w:rPr>
          <w:rFonts w:ascii="MS Mincho" w:eastAsia="MS Mincho" w:hAnsi="MS Mincho" w:cs="MS Mincho" w:hint="eastAsia"/>
          <w:sz w:val="24"/>
          <w:szCs w:val="24"/>
        </w:rPr>
        <w:t> </w:t>
      </w:r>
      <w:r w:rsidRPr="008C4BDC">
        <w:rPr>
          <w:rFonts w:eastAsiaTheme="minorHAnsi"/>
          <w:color w:val="0000FF"/>
          <w:sz w:val="24"/>
          <w:szCs w:val="24"/>
        </w:rPr>
        <w:t xml:space="preserve">http://www.itd.depaul.edu/website/Students/trainingmaterials.asp# </w:t>
      </w:r>
      <w:r w:rsidRPr="008C4BDC">
        <w:rPr>
          <w:rFonts w:ascii="MS Mincho" w:eastAsia="MS Mincho" w:hAnsi="MS Mincho" w:cs="MS Mincho" w:hint="eastAsia"/>
          <w:sz w:val="24"/>
          <w:szCs w:val="24"/>
        </w:rPr>
        <w:t> </w:t>
      </w:r>
    </w:p>
    <w:p w14:paraId="7750C597" w14:textId="7222C911" w:rsidR="00062463" w:rsidRPr="00063E91" w:rsidRDefault="00E06E50" w:rsidP="005D3B0F">
      <w:pPr>
        <w:numPr>
          <w:ilvl w:val="0"/>
          <w:numId w:val="15"/>
        </w:numPr>
        <w:tabs>
          <w:tab w:val="left" w:pos="1350"/>
        </w:tabs>
        <w:adjustRightInd w:val="0"/>
        <w:ind w:left="1350"/>
        <w:rPr>
          <w:rFonts w:eastAsiaTheme="minorHAnsi"/>
          <w:sz w:val="24"/>
          <w:szCs w:val="24"/>
        </w:rPr>
      </w:pPr>
      <w:r w:rsidRPr="008C4BDC">
        <w:rPr>
          <w:rFonts w:eastAsiaTheme="minorHAnsi"/>
          <w:b/>
          <w:bCs/>
          <w:sz w:val="24"/>
          <w:szCs w:val="24"/>
        </w:rPr>
        <w:t xml:space="preserve">Desire2Learn Online Tutorials </w:t>
      </w:r>
      <w:r w:rsidRPr="008C4BDC">
        <w:rPr>
          <w:rFonts w:ascii="MS Mincho" w:eastAsia="MS Mincho" w:hAnsi="MS Mincho" w:cs="MS Mincho" w:hint="eastAsia"/>
          <w:sz w:val="24"/>
          <w:szCs w:val="24"/>
        </w:rPr>
        <w:t> </w:t>
      </w:r>
      <w:r w:rsidRPr="00063E91">
        <w:rPr>
          <w:rFonts w:eastAsiaTheme="minorHAnsi"/>
          <w:color w:val="0000FF"/>
          <w:sz w:val="24"/>
          <w:szCs w:val="24"/>
        </w:rPr>
        <w:t xml:space="preserve">http://www.itd.depaul.edu/website/students/onlinetraining.asp </w:t>
      </w:r>
      <w:r w:rsidRPr="00063E91">
        <w:rPr>
          <w:rFonts w:ascii="MS Mincho" w:eastAsia="MS Mincho" w:hAnsi="MS Mincho" w:cs="MS Mincho" w:hint="eastAsia"/>
          <w:sz w:val="24"/>
          <w:szCs w:val="24"/>
        </w:rPr>
        <w:t> </w:t>
      </w:r>
    </w:p>
    <w:p w14:paraId="70B934C1" w14:textId="77777777" w:rsidR="00E12499" w:rsidRPr="001C5015" w:rsidRDefault="00E12499" w:rsidP="001C5015">
      <w:pPr>
        <w:pStyle w:val="Heading2"/>
        <w:ind w:left="360" w:right="8166"/>
      </w:pPr>
    </w:p>
    <w:p w14:paraId="53178B35" w14:textId="5A155A96" w:rsidR="00E12499" w:rsidRPr="002F4AC9" w:rsidRDefault="00E12499" w:rsidP="004B2DDA">
      <w:pPr>
        <w:pStyle w:val="Heading2"/>
        <w:ind w:left="360"/>
        <w:jc w:val="both"/>
        <w:rPr>
          <w:b w:val="0"/>
        </w:rPr>
      </w:pPr>
      <w:r w:rsidRPr="005D3B0F">
        <w:rPr>
          <w:b w:val="0"/>
          <w:bCs w:val="0"/>
        </w:rPr>
        <w:t>ACADEMIC INTEGRITY POLICY FOR OFF CAMPUS SETTINGS</w:t>
      </w:r>
      <w:r w:rsidR="00063E91">
        <w:t xml:space="preserve"> </w:t>
      </w:r>
      <w:r w:rsidR="00063E91" w:rsidRPr="002F4AC9">
        <w:rPr>
          <w:b w:val="0"/>
          <w:bCs w:val="0"/>
          <w:i/>
        </w:rPr>
        <w:t>(if applicable)</w:t>
      </w:r>
    </w:p>
    <w:p w14:paraId="1BC5D541" w14:textId="1C9BDFFF" w:rsidR="00F26475" w:rsidRPr="002F4AC9" w:rsidRDefault="00E12499" w:rsidP="00153CE4">
      <w:pPr>
        <w:pStyle w:val="BodyText"/>
        <w:ind w:left="360" w:right="202"/>
        <w:jc w:val="both"/>
      </w:pPr>
      <w:r w:rsidRPr="002F4AC9">
        <w:t xml:space="preserve">DePaul University is committed to education that engages its students, faculty, and staff in work in Chicago’s communities. As DePaul representatives to our partner schools and community organizations, we ask that you take seriously your responsibilities to these relationships during field and clinical experiences and internships. The community, School and/or organization is an extension of the DePaul classroom. The University’s Academic </w:t>
      </w:r>
      <w:r w:rsidRPr="002F4AC9">
        <w:t xml:space="preserve">Integrity Policy and Code of Student Responsibility as detailed in the DePaul University Student Handbook </w:t>
      </w:r>
      <w:bookmarkStart w:id="301" w:name="off_campus_application"/>
      <w:commentRangeStart w:id="2"/>
      <w:r w:rsidRPr="002F4AC9">
        <w:t>apply to your interactions with the staff of the schools as well as the community organizations and its clients.</w:t>
      </w:r>
      <w:commentRangeEnd w:id="2"/>
      <w:r>
        <w:rPr>
          <w:rStyle w:val="CommentReference"/>
        </w:rPr>
        <w:commentReference w:id="2"/>
      </w:r>
      <w:bookmarkEnd w:id="301"/>
    </w:p>
    <w:p w14:paraId="17645760" w14:textId="77777777" w:rsidR="00E12499" w:rsidRPr="002F4AC9" w:rsidRDefault="00E12499" w:rsidP="004B2DDA">
      <w:pPr>
        <w:pStyle w:val="Heading2"/>
        <w:ind w:left="0" w:right="8166"/>
        <w:jc w:val="both"/>
      </w:pPr>
    </w:p>
    <w:p>
      <w:pPr>
        <w:sectPr>
          <w:pgSz w:w="12240" w:h="15840"/>
          <w:pgMar w:top="1380" w:right="1320" w:bottom="280" w:left="1320" w:header="720" w:footer="720" w:gutter="0"/>
          <w:cols w:space="720"/>
        </w:sectPr>
      </w:pPr>
    </w:p>
    <w:p>
      <w:pPr>
        <w:pStyle w:val="Heading1"/>
      </w:pPr>
      <w:r>
        <w:t>Policy Integration Review</w:t>
      </w:r>
    </w:p>
    <w:p>
      <w:pPr>
        <w:pStyle w:val="Heading2"/>
      </w:pPr>
      <w:r>
        <w:t>Scope Decision</w:t>
      </w:r>
    </w:p>
    <w:p>
      <w:r>
        <w:t>The four policy components should be read cumulatively. The general Academic Integrity section identifies misconduct, including fabrication, falsification or sabotage of research data, and explains that violations may lead to sanctions. The Turnitin paragraph is narrower: it describes originality verification for written work and the student's pledge and consent to that verification. The inserted research guidance addresses a different operational risk. It treats information collected from students, teachers or classmates—whether oral, written, observed or taken from records or artifacts—as research data, then requires a clear purpose, unbiased participant selection, a risk-benefit assessment and anonymity. Finally, the off-campus section carries the University's Academic Integrity Policy and Code of Student Responsibility into interactions with partner-school staff, community organizations and clients. None of these clauses cancels another: Turnitin does not substitute for human-subject safeguards, and off-campus application does not narrow the research-data definition. This remains a policy-review template, not a representation that course-specific placeholders are complete.</w:t>
      </w:r>
    </w:p>
    <w:p>
      <w:pPr>
        <w:pStyle w:val="Heading2"/>
      </w:pPr>
      <w:r>
        <w:t>Research Activity Control Matrix</w:t>
      </w:r>
    </w:p>
    <w:tbl>
      <w:tblPr>
        <w:tblW w:type="auto" w:w="0"/>
        <w:tblLayout w:type="fixed"/>
        <w:tblLook w:firstColumn="1" w:firstRow="1" w:lastColumn="0" w:lastRow="0" w:noHBand="0" w:noVBand="1" w:val="04A0"/>
        <w:tblBorders>
          <w:top w:val="single" w:sz="4" w:color="7F8C8D"/>
          <w:left w:val="single" w:sz="4" w:color="7F8C8D"/>
          <w:bottom w:val="single" w:sz="4" w:color="7F8C8D"/>
          <w:right w:val="single" w:sz="4" w:color="7F8C8D"/>
          <w:insideH w:val="single" w:sz="4" w:color="7F8C8D"/>
          <w:insideV w:val="single" w:sz="4" w:color="7F8C8D"/>
        </w:tblBorders>
      </w:tblPr>
      <w:tblGrid>
        <w:gridCol w:w="2400"/>
        <w:gridCol w:w="2400"/>
        <w:gridCol w:w="2400"/>
        <w:gridCol w:w="2400"/>
      </w:tblGrid>
      <w:tr>
        <w:trPr>
          <w:tblHeader w:val="true"/>
        </w:trPr>
        <w:tc>
          <w:tcPr>
            <w:tcW w:type="dxa" w:w="1800"/>
            <w:vAlign w:val="center"/>
            <w:shd w:fill="D9EAF7"/>
          </w:tcPr>
          <w:p>
            <w:pPr>
              <w:spacing w:after="20"/>
            </w:pPr>
            <w:r>
              <w:rPr>
                <w:b/>
                <w:sz w:val="17"/>
              </w:rPr>
              <w:t>Control</w:t>
            </w:r>
          </w:p>
        </w:tc>
        <w:tc>
          <w:tcPr>
            <w:tcW w:type="dxa" w:w="3384"/>
            <w:vAlign w:val="center"/>
            <w:shd w:fill="D9EAF7"/>
          </w:tcPr>
          <w:p>
            <w:pPr>
              <w:spacing w:after="20"/>
            </w:pPr>
            <w:r>
              <w:rPr>
                <w:b/>
                <w:sz w:val="17"/>
              </w:rPr>
              <w:t>Evidence-based scope</w:t>
            </w:r>
          </w:p>
        </w:tc>
        <w:tc>
          <w:tcPr>
            <w:tcW w:type="dxa" w:w="3384"/>
            <w:vAlign w:val="center"/>
            <w:shd w:fill="D9EAF7"/>
          </w:tcPr>
          <w:p>
            <w:pPr>
              <w:spacing w:after="20"/>
            </w:pPr>
            <w:r>
              <w:rPr>
                <w:b/>
                <w:sz w:val="17"/>
              </w:rPr>
              <w:t>Operational consequence</w:t>
            </w:r>
          </w:p>
        </w:tc>
        <w:tc>
          <w:tcPr>
            <w:tcW w:type="dxa" w:w="1512"/>
            <w:vAlign w:val="center"/>
            <w:shd w:fill="D9EAF7"/>
          </w:tcPr>
          <w:p>
            <w:pPr>
              <w:spacing w:after="20"/>
            </w:pPr>
            <w:r>
              <w:rPr>
                <w:b/>
                <w:sz w:val="17"/>
              </w:rPr>
              <w:t>Source link</w:t>
            </w:r>
          </w:p>
        </w:tc>
      </w:tr>
      <w:tr>
        <w:trPr>
          <w:cantSplit/>
        </w:trPr>
        <w:tc>
          <w:tcPr>
            <w:tcW w:type="dxa" w:w="1800"/>
            <w:vAlign w:val="center"/>
          </w:tcPr>
          <w:p>
            <w:pPr>
              <w:spacing w:after="20"/>
            </w:pPr>
            <w:r>
              <w:rPr>
                <w:sz w:val="17"/>
              </w:rPr>
              <w:t>General research-data misconduct</w:t>
            </w:r>
          </w:p>
        </w:tc>
        <w:tc>
          <w:tcPr>
            <w:tcW w:type="dxa" w:w="3384"/>
            <w:vAlign w:val="center"/>
          </w:tcPr>
          <w:p>
            <w:pPr>
              <w:spacing w:after="20"/>
            </w:pPr>
            <w:r>
              <w:rPr>
                <w:sz w:val="17"/>
              </w:rPr>
              <w:t>The general policy lists fabrication, falsification or sabotage of research data among integrity violations.</w:t>
            </w:r>
          </w:p>
        </w:tc>
        <w:tc>
          <w:tcPr>
            <w:tcW w:type="dxa" w:w="3384"/>
            <w:vAlign w:val="center"/>
          </w:tcPr>
          <w:p>
            <w:pPr>
              <w:spacing w:after="20"/>
            </w:pPr>
            <w:r>
              <w:rPr>
                <w:sz w:val="17"/>
              </w:rPr>
              <w:t>Keep the general misconduct and sanction framework alongside the research-specific controls.</w:t>
            </w:r>
          </w:p>
        </w:tc>
        <w:tc>
          <w:tcPr>
            <w:tcW w:type="dxa" w:w="1512"/>
            <w:vAlign w:val="center"/>
          </w:tcPr>
          <w:p>
            <w:pPr>
              <w:spacing w:after="20"/>
            </w:pPr>
            <w:r>
              <w:rPr>
                <w:sz w:val="17"/>
              </w:rPr>
            </w:r>
            <w:hyperlink w:anchor="general_research_misconduct" w:history="1">
              <w:r>
                <w:rPr>
                  <w:color w:val="0563C1"/>
                  <w:u w:val="single"/>
                </w:rPr>
                <w:t>Go to source</w:t>
              </w:r>
            </w:hyperlink>
          </w:p>
        </w:tc>
      </w:tr>
      <w:tr>
        <w:trPr>
          <w:cantSplit/>
        </w:trPr>
        <w:tc>
          <w:tcPr>
            <w:tcW w:type="dxa" w:w="1800"/>
            <w:vAlign w:val="center"/>
          </w:tcPr>
          <w:p>
            <w:pPr>
              <w:spacing w:after="20"/>
            </w:pPr>
            <w:r>
              <w:rPr>
                <w:sz w:val="17"/>
              </w:rPr>
              <w:t>Research-data scope</w:t>
            </w:r>
          </w:p>
        </w:tc>
        <w:tc>
          <w:tcPr>
            <w:tcW w:type="dxa" w:w="3384"/>
            <w:vAlign w:val="center"/>
          </w:tcPr>
          <w:p>
            <w:pPr>
              <w:spacing w:after="20"/>
            </w:pPr>
            <w:r>
              <w:rPr>
                <w:sz w:val="17"/>
              </w:rPr>
              <w:t>Information collected from students, teachers or classmates—orally, in writing, by observation, or from records or artifacts—is research data.</w:t>
            </w:r>
          </w:p>
        </w:tc>
        <w:tc>
          <w:tcPr>
            <w:tcW w:type="dxa" w:w="3384"/>
            <w:vAlign w:val="center"/>
          </w:tcPr>
          <w:p>
            <w:pPr>
              <w:spacing w:after="20"/>
            </w:pPr>
            <w:r>
              <w:rPr>
                <w:sz w:val="17"/>
              </w:rPr>
              <w:t>Handle all such information professionally and conduct the work ethically.</w:t>
            </w:r>
          </w:p>
        </w:tc>
        <w:tc>
          <w:tcPr>
            <w:tcW w:type="dxa" w:w="1512"/>
            <w:vAlign w:val="center"/>
          </w:tcPr>
          <w:p>
            <w:pPr>
              <w:spacing w:after="20"/>
            </w:pPr>
            <w:r>
              <w:rPr>
                <w:sz w:val="17"/>
              </w:rPr>
            </w:r>
            <w:hyperlink w:anchor="research_data_scope" w:history="1">
              <w:r>
                <w:rPr>
                  <w:color w:val="0563C1"/>
                  <w:u w:val="single"/>
                </w:rPr>
                <w:t>Go to source</w:t>
              </w:r>
            </w:hyperlink>
          </w:p>
        </w:tc>
      </w:tr>
      <w:tr>
        <w:trPr>
          <w:cantSplit/>
        </w:trPr>
        <w:tc>
          <w:tcPr>
            <w:tcW w:type="dxa" w:w="1800"/>
            <w:vAlign w:val="center"/>
          </w:tcPr>
          <w:p>
            <w:pPr>
              <w:spacing w:after="20"/>
            </w:pPr>
            <w:r>
              <w:rPr>
                <w:sz w:val="17"/>
              </w:rPr>
              <w:t>Study purpose</w:t>
            </w:r>
          </w:p>
        </w:tc>
        <w:tc>
          <w:tcPr>
            <w:tcW w:type="dxa" w:w="3384"/>
            <w:vAlign w:val="center"/>
          </w:tcPr>
          <w:p>
            <w:pPr>
              <w:spacing w:after="20"/>
            </w:pPr>
            <w:r>
              <w:rPr>
                <w:sz w:val="17"/>
              </w:rPr>
              <w:t>The study must have clear questions and a clear link between the data sought and those questions.</w:t>
            </w:r>
          </w:p>
        </w:tc>
        <w:tc>
          <w:tcPr>
            <w:tcW w:type="dxa" w:w="3384"/>
            <w:vAlign w:val="center"/>
          </w:tcPr>
          <w:p>
            <w:pPr>
              <w:spacing w:after="20"/>
            </w:pPr>
            <w:r>
              <w:rPr>
                <w:sz w:val="17"/>
              </w:rPr>
              <w:t>Define the questions and explain how the requested data will answer them.</w:t>
            </w:r>
          </w:p>
        </w:tc>
        <w:tc>
          <w:tcPr>
            <w:tcW w:type="dxa" w:w="1512"/>
            <w:vAlign w:val="center"/>
          </w:tcPr>
          <w:p>
            <w:pPr>
              <w:spacing w:after="20"/>
            </w:pPr>
            <w:r>
              <w:rPr>
                <w:sz w:val="17"/>
              </w:rPr>
            </w:r>
            <w:hyperlink w:anchor="research_study_purpose" w:history="1">
              <w:r>
                <w:rPr>
                  <w:color w:val="0563C1"/>
                  <w:u w:val="single"/>
                </w:rPr>
                <w:t>Go to source</w:t>
              </w:r>
            </w:hyperlink>
          </w:p>
        </w:tc>
      </w:tr>
      <w:tr>
        <w:trPr>
          <w:cantSplit/>
        </w:trPr>
        <w:tc>
          <w:tcPr>
            <w:tcW w:type="dxa" w:w="1800"/>
            <w:vAlign w:val="center"/>
          </w:tcPr>
          <w:p>
            <w:pPr>
              <w:spacing w:after="20"/>
            </w:pPr>
            <w:r>
              <w:rPr>
                <w:sz w:val="17"/>
              </w:rPr>
              <w:t>Unbiased participant selection</w:t>
            </w:r>
          </w:p>
        </w:tc>
        <w:tc>
          <w:tcPr>
            <w:tcW w:type="dxa" w:w="3384"/>
            <w:vAlign w:val="center"/>
          </w:tcPr>
          <w:p>
            <w:pPr>
              <w:spacing w:after="20"/>
            </w:pPr>
            <w:r>
              <w:rPr>
                <w:sz w:val="17"/>
              </w:rPr>
              <w:t>Inclusion and exclusion must be appropriate and unbiased, not based on extraneous characteristics unrelated to the questions.</w:t>
            </w:r>
          </w:p>
        </w:tc>
        <w:tc>
          <w:tcPr>
            <w:tcW w:type="dxa" w:w="3384"/>
            <w:vAlign w:val="center"/>
          </w:tcPr>
          <w:p>
            <w:pPr>
              <w:spacing w:after="20"/>
            </w:pPr>
            <w:r>
              <w:rPr>
                <w:sz w:val="17"/>
              </w:rPr>
              <w:t>Apply selection criteria that are connected to the research questions.</w:t>
            </w:r>
          </w:p>
        </w:tc>
        <w:tc>
          <w:tcPr>
            <w:tcW w:type="dxa" w:w="1512"/>
            <w:vAlign w:val="center"/>
          </w:tcPr>
          <w:p>
            <w:pPr>
              <w:spacing w:after="20"/>
            </w:pPr>
            <w:r>
              <w:rPr>
                <w:sz w:val="17"/>
              </w:rPr>
            </w:r>
            <w:hyperlink w:anchor="research_participant_selection" w:history="1">
              <w:r>
                <w:rPr>
                  <w:color w:val="0563C1"/>
                  <w:u w:val="single"/>
                </w:rPr>
                <w:t>Go to source</w:t>
              </w:r>
            </w:hyperlink>
          </w:p>
        </w:tc>
      </w:tr>
      <w:tr>
        <w:trPr>
          <w:cantSplit/>
        </w:trPr>
        <w:tc>
          <w:tcPr>
            <w:tcW w:type="dxa" w:w="1800"/>
            <w:vAlign w:val="center"/>
          </w:tcPr>
          <w:p>
            <w:pPr>
              <w:spacing w:after="20"/>
            </w:pPr>
            <w:r>
              <w:rPr>
                <w:sz w:val="17"/>
              </w:rPr>
              <w:t>Risk/benefit balance</w:t>
            </w:r>
          </w:p>
        </w:tc>
        <w:tc>
          <w:tcPr>
            <w:tcW w:type="dxa" w:w="3384"/>
            <w:vAlign w:val="center"/>
          </w:tcPr>
          <w:p>
            <w:pPr>
              <w:spacing w:after="20"/>
            </w:pPr>
            <w:r>
              <w:rPr>
                <w:sz w:val="17"/>
              </w:rPr>
              <w:t>Risks, discomforts or hazards and potential benefits, including participant benefits, must be clear and balanced.</w:t>
            </w:r>
          </w:p>
        </w:tc>
        <w:tc>
          <w:tcPr>
            <w:tcW w:type="dxa" w:w="3384"/>
            <w:vAlign w:val="center"/>
          </w:tcPr>
          <w:p>
            <w:pPr>
              <w:spacing w:after="20"/>
            </w:pPr>
            <w:r>
              <w:rPr>
                <w:sz w:val="17"/>
              </w:rPr>
              <w:t>State both sides and evaluate the balance before proceeding with the study activity.</w:t>
            </w:r>
          </w:p>
        </w:tc>
        <w:tc>
          <w:tcPr>
            <w:tcW w:type="dxa" w:w="1512"/>
            <w:vAlign w:val="center"/>
          </w:tcPr>
          <w:p>
            <w:pPr>
              <w:spacing w:after="20"/>
            </w:pPr>
            <w:r>
              <w:rPr>
                <w:sz w:val="17"/>
              </w:rPr>
            </w:r>
            <w:hyperlink w:anchor="research_risk_benefit" w:history="1">
              <w:r>
                <w:rPr>
                  <w:color w:val="0563C1"/>
                  <w:u w:val="single"/>
                </w:rPr>
                <w:t>Go to source</w:t>
              </w:r>
            </w:hyperlink>
          </w:p>
        </w:tc>
      </w:tr>
      <w:tr>
        <w:trPr>
          <w:cantSplit/>
        </w:trPr>
        <w:tc>
          <w:tcPr>
            <w:tcW w:type="dxa" w:w="1800"/>
            <w:vAlign w:val="center"/>
          </w:tcPr>
          <w:p>
            <w:pPr>
              <w:spacing w:after="20"/>
            </w:pPr>
            <w:r>
              <w:rPr>
                <w:sz w:val="17"/>
              </w:rPr>
              <w:t>Anonymity</w:t>
            </w:r>
          </w:p>
        </w:tc>
        <w:tc>
          <w:tcPr>
            <w:tcW w:type="dxa" w:w="3384"/>
            <w:vAlign w:val="center"/>
          </w:tcPr>
          <w:p>
            <w:pPr>
              <w:spacing w:after="20"/>
            </w:pPr>
            <w:r>
              <w:rPr>
                <w:sz w:val="17"/>
              </w:rPr>
              <w:t>The approved guidance requires anonymity for all participants at all times.</w:t>
            </w:r>
          </w:p>
        </w:tc>
        <w:tc>
          <w:tcPr>
            <w:tcW w:type="dxa" w:w="3384"/>
            <w:vAlign w:val="center"/>
          </w:tcPr>
          <w:p>
            <w:pPr>
              <w:spacing w:after="20"/>
            </w:pPr>
            <w:r>
              <w:rPr>
                <w:sz w:val="17"/>
              </w:rPr>
              <w:t>Protect participant anonymity throughout the research activity.</w:t>
            </w:r>
          </w:p>
        </w:tc>
        <w:tc>
          <w:tcPr>
            <w:tcW w:type="dxa" w:w="1512"/>
            <w:vAlign w:val="center"/>
          </w:tcPr>
          <w:p>
            <w:pPr>
              <w:spacing w:after="20"/>
            </w:pPr>
            <w:r>
              <w:rPr>
                <w:sz w:val="17"/>
              </w:rPr>
            </w:r>
            <w:hyperlink w:anchor="research_anonymity" w:history="1">
              <w:r>
                <w:rPr>
                  <w:color w:val="0563C1"/>
                  <w:u w:val="single"/>
                </w:rPr>
                <w:t>Go to source</w:t>
              </w:r>
            </w:hyperlink>
          </w:p>
        </w:tc>
      </w:tr>
      <w:tr>
        <w:trPr>
          <w:cantSplit/>
        </w:trPr>
        <w:tc>
          <w:tcPr>
            <w:tcW w:type="dxa" w:w="1800"/>
            <w:vAlign w:val="center"/>
          </w:tcPr>
          <w:p>
            <w:pPr>
              <w:spacing w:after="20"/>
            </w:pPr>
            <w:r>
              <w:rPr>
                <w:sz w:val="17"/>
              </w:rPr>
              <w:t>Field/community application</w:t>
            </w:r>
          </w:p>
        </w:tc>
        <w:tc>
          <w:tcPr>
            <w:tcW w:type="dxa" w:w="3384"/>
            <w:vAlign w:val="center"/>
          </w:tcPr>
          <w:p>
            <w:pPr>
              <w:spacing w:after="20"/>
            </w:pPr>
            <w:r>
              <w:rPr>
                <w:sz w:val="17"/>
              </w:rPr>
              <w:t>The University policy and Code apply to interactions with partner-school staff, community organizations and their clients.</w:t>
            </w:r>
          </w:p>
        </w:tc>
        <w:tc>
          <w:tcPr>
            <w:tcW w:type="dxa" w:w="3384"/>
            <w:vAlign w:val="center"/>
          </w:tcPr>
          <w:p>
            <w:pPr>
              <w:spacing w:after="20"/>
            </w:pPr>
            <w:r>
              <w:rPr>
                <w:sz w:val="17"/>
              </w:rPr>
              <w:t>Apply the integrity framework during field, clinical, internship and community-facing work.</w:t>
            </w:r>
          </w:p>
        </w:tc>
        <w:tc>
          <w:tcPr>
            <w:tcW w:type="dxa" w:w="1512"/>
            <w:vAlign w:val="center"/>
          </w:tcPr>
          <w:p>
            <w:pPr>
              <w:spacing w:after="20"/>
            </w:pPr>
            <w:r>
              <w:rPr>
                <w:sz w:val="17"/>
              </w:rPr>
            </w:r>
            <w:hyperlink w:anchor="off_campus_application" w:history="1">
              <w:r>
                <w:rPr>
                  <w:color w:val="0563C1"/>
                  <w:u w:val="single"/>
                </w:rPr>
                <w:t>Go to source</w:t>
              </w:r>
            </w:hyperlink>
          </w:p>
        </w:tc>
      </w:tr>
    </w:tbl>
    <w:p>
      <w:pPr>
        <w:pStyle w:val="Heading2"/>
      </w:pPr>
      <w:r>
        <w:t>Editorial Status</w:t>
      </w:r>
    </w:p>
    <w:p>
      <w:r>
        <w:t>The research-policy paragraphs are tracked insertions and the three scope notes are anchored comments. The protected master remains a faculty template with course-specific prompts; this review does not mark it publication-ready.</w:t>
      </w:r>
    </w:p>
    <w:sectPr w:rsidR="00E12499" w:rsidRPr="002F4AC9">
      <w:headerReference w:type="default" r:id="rId24"/>
      <w:pgSz w:w="12240" w:h="15840"/>
      <w:pgMar w:top="1380" w:right="1320" w:bottom="280" w:left="1320" w:header="720" w:footer="720" w:gutter="0"/>
      <w:cols w:space="720"/>
    </w:sectPr>
  </w:body>
</w:document>
</file>

<file path=word/comments.xml><?xml version="1.0" encoding="utf-8"?>
<w:comments xmlns:w="http://schemas.openxmlformats.org/wordprocessingml/2006/main">
  <w:comment w:id="0" w:author="Course Policy Editor" w:initials="CPE" w:date="2026-09-07T14:00:00+00:00">
    <w:p>
      <w:r>
        <w:t>The general integrity clause identifies research-data misconduct. The inserted research guidance adds conduct controls for work involving information from people; it does not replace this violation rule.</w:t>
      </w:r>
    </w:p>
  </w:comment>
  <w:comment w:id="1" w:author="Course Policy Editor" w:initials="CPE" w:date="2026-09-07T14:00:00+00:00">
    <w:p>
      <w:r>
        <w:t>This sentence addresses originality verification for written work. It should not be read as satisfying the separate participant-selection, risk-benefit, or anonymity controls in the research guidance.</w:t>
      </w:r>
    </w:p>
  </w:comment>
  <w:comment w:id="2" w:author="Course Policy Editor" w:initials="CPE" w:date="2026-09-07T14:00:00+00:00">
    <w:p>
      <w:r>
        <w:t>This clause extends the University policy and Code to field and community interactions. The inserted guidance supplies the additional human-subject research principles for data collected in those settings.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College of Education — Policy Integration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3184580"/>
    <w:multiLevelType w:val="hybridMultilevel"/>
    <w:tmpl w:val="A8E844D8"/>
    <w:lvl w:ilvl="0" w:tplc="77DEFF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CF443A"/>
    <w:multiLevelType w:val="hybridMultilevel"/>
    <w:tmpl w:val="94AAD176"/>
    <w:lvl w:ilvl="0" w:tplc="2FD08612">
      <w:start w:val="1"/>
      <w:numFmt w:val="decimal"/>
      <w:lvlText w:val="%1."/>
      <w:lvlJc w:val="left"/>
      <w:pPr>
        <w:ind w:left="120" w:hanging="241"/>
      </w:pPr>
      <w:rPr>
        <w:rFonts w:ascii="Times New Roman" w:eastAsia="Times New Roman" w:hAnsi="Times New Roman" w:cs="Times New Roman" w:hint="default"/>
        <w:w w:val="99"/>
        <w:sz w:val="24"/>
        <w:szCs w:val="24"/>
      </w:rPr>
    </w:lvl>
    <w:lvl w:ilvl="1" w:tplc="C204CF60">
      <w:numFmt w:val="bullet"/>
      <w:lvlText w:val="•"/>
      <w:lvlJc w:val="left"/>
      <w:pPr>
        <w:ind w:left="1066" w:hanging="241"/>
      </w:pPr>
      <w:rPr>
        <w:rFonts w:hint="default"/>
      </w:rPr>
    </w:lvl>
    <w:lvl w:ilvl="2" w:tplc="48C0526E">
      <w:numFmt w:val="bullet"/>
      <w:lvlText w:val="•"/>
      <w:lvlJc w:val="left"/>
      <w:pPr>
        <w:ind w:left="2012" w:hanging="241"/>
      </w:pPr>
      <w:rPr>
        <w:rFonts w:hint="default"/>
      </w:rPr>
    </w:lvl>
    <w:lvl w:ilvl="3" w:tplc="D7A447EC">
      <w:numFmt w:val="bullet"/>
      <w:lvlText w:val="•"/>
      <w:lvlJc w:val="left"/>
      <w:pPr>
        <w:ind w:left="2958" w:hanging="241"/>
      </w:pPr>
      <w:rPr>
        <w:rFonts w:hint="default"/>
      </w:rPr>
    </w:lvl>
    <w:lvl w:ilvl="4" w:tplc="8634117A">
      <w:numFmt w:val="bullet"/>
      <w:lvlText w:val="•"/>
      <w:lvlJc w:val="left"/>
      <w:pPr>
        <w:ind w:left="3904" w:hanging="241"/>
      </w:pPr>
      <w:rPr>
        <w:rFonts w:hint="default"/>
      </w:rPr>
    </w:lvl>
    <w:lvl w:ilvl="5" w:tplc="B3A08FEE">
      <w:numFmt w:val="bullet"/>
      <w:lvlText w:val="•"/>
      <w:lvlJc w:val="left"/>
      <w:pPr>
        <w:ind w:left="4850" w:hanging="241"/>
      </w:pPr>
      <w:rPr>
        <w:rFonts w:hint="default"/>
      </w:rPr>
    </w:lvl>
    <w:lvl w:ilvl="6" w:tplc="25D47A6A">
      <w:numFmt w:val="bullet"/>
      <w:lvlText w:val="•"/>
      <w:lvlJc w:val="left"/>
      <w:pPr>
        <w:ind w:left="5796" w:hanging="241"/>
      </w:pPr>
      <w:rPr>
        <w:rFonts w:hint="default"/>
      </w:rPr>
    </w:lvl>
    <w:lvl w:ilvl="7" w:tplc="BBF668FC">
      <w:numFmt w:val="bullet"/>
      <w:lvlText w:val="•"/>
      <w:lvlJc w:val="left"/>
      <w:pPr>
        <w:ind w:left="6742" w:hanging="241"/>
      </w:pPr>
      <w:rPr>
        <w:rFonts w:hint="default"/>
      </w:rPr>
    </w:lvl>
    <w:lvl w:ilvl="8" w:tplc="FC8408DE">
      <w:numFmt w:val="bullet"/>
      <w:lvlText w:val="•"/>
      <w:lvlJc w:val="left"/>
      <w:pPr>
        <w:ind w:left="7688" w:hanging="241"/>
      </w:pPr>
      <w:rPr>
        <w:rFonts w:hint="default"/>
      </w:rPr>
    </w:lvl>
  </w:abstractNum>
  <w:abstractNum w:abstractNumId="3" w15:restartNumberingAfterBreak="0">
    <w:nsid w:val="1B431159"/>
    <w:multiLevelType w:val="multilevel"/>
    <w:tmpl w:val="78C4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E3E0A"/>
    <w:multiLevelType w:val="hybridMultilevel"/>
    <w:tmpl w:val="07A6B7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4726E8"/>
    <w:multiLevelType w:val="multilevel"/>
    <w:tmpl w:val="A6DE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72328"/>
    <w:multiLevelType w:val="hybridMultilevel"/>
    <w:tmpl w:val="3AE26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A972D9"/>
    <w:multiLevelType w:val="hybridMultilevel"/>
    <w:tmpl w:val="4BBA7636"/>
    <w:lvl w:ilvl="0" w:tplc="E3F822E6">
      <w:start w:val="1"/>
      <w:numFmt w:val="lowerLetter"/>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7B6D23"/>
    <w:multiLevelType w:val="multilevel"/>
    <w:tmpl w:val="592A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E5C05"/>
    <w:multiLevelType w:val="hybridMultilevel"/>
    <w:tmpl w:val="E7A2D506"/>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E776634"/>
    <w:multiLevelType w:val="hybridMultilevel"/>
    <w:tmpl w:val="6824B156"/>
    <w:lvl w:ilvl="0" w:tplc="3772A28A">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4366088"/>
    <w:multiLevelType w:val="multilevel"/>
    <w:tmpl w:val="2474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A95D12"/>
    <w:multiLevelType w:val="hybridMultilevel"/>
    <w:tmpl w:val="94AAD176"/>
    <w:lvl w:ilvl="0" w:tplc="2FD08612">
      <w:start w:val="1"/>
      <w:numFmt w:val="decimal"/>
      <w:lvlText w:val="%1."/>
      <w:lvlJc w:val="left"/>
      <w:pPr>
        <w:ind w:left="120" w:hanging="241"/>
      </w:pPr>
      <w:rPr>
        <w:rFonts w:ascii="Times New Roman" w:eastAsia="Times New Roman" w:hAnsi="Times New Roman" w:cs="Times New Roman" w:hint="default"/>
        <w:w w:val="99"/>
        <w:sz w:val="24"/>
        <w:szCs w:val="24"/>
      </w:rPr>
    </w:lvl>
    <w:lvl w:ilvl="1" w:tplc="C204CF60">
      <w:numFmt w:val="bullet"/>
      <w:lvlText w:val="•"/>
      <w:lvlJc w:val="left"/>
      <w:pPr>
        <w:ind w:left="1066" w:hanging="241"/>
      </w:pPr>
      <w:rPr>
        <w:rFonts w:hint="default"/>
      </w:rPr>
    </w:lvl>
    <w:lvl w:ilvl="2" w:tplc="48C0526E">
      <w:numFmt w:val="bullet"/>
      <w:lvlText w:val="•"/>
      <w:lvlJc w:val="left"/>
      <w:pPr>
        <w:ind w:left="2012" w:hanging="241"/>
      </w:pPr>
      <w:rPr>
        <w:rFonts w:hint="default"/>
      </w:rPr>
    </w:lvl>
    <w:lvl w:ilvl="3" w:tplc="D7A447EC">
      <w:numFmt w:val="bullet"/>
      <w:lvlText w:val="•"/>
      <w:lvlJc w:val="left"/>
      <w:pPr>
        <w:ind w:left="2958" w:hanging="241"/>
      </w:pPr>
      <w:rPr>
        <w:rFonts w:hint="default"/>
      </w:rPr>
    </w:lvl>
    <w:lvl w:ilvl="4" w:tplc="8634117A">
      <w:numFmt w:val="bullet"/>
      <w:lvlText w:val="•"/>
      <w:lvlJc w:val="left"/>
      <w:pPr>
        <w:ind w:left="3904" w:hanging="241"/>
      </w:pPr>
      <w:rPr>
        <w:rFonts w:hint="default"/>
      </w:rPr>
    </w:lvl>
    <w:lvl w:ilvl="5" w:tplc="B3A08FEE">
      <w:numFmt w:val="bullet"/>
      <w:lvlText w:val="•"/>
      <w:lvlJc w:val="left"/>
      <w:pPr>
        <w:ind w:left="4850" w:hanging="241"/>
      </w:pPr>
      <w:rPr>
        <w:rFonts w:hint="default"/>
      </w:rPr>
    </w:lvl>
    <w:lvl w:ilvl="6" w:tplc="25D47A6A">
      <w:numFmt w:val="bullet"/>
      <w:lvlText w:val="•"/>
      <w:lvlJc w:val="left"/>
      <w:pPr>
        <w:ind w:left="5796" w:hanging="241"/>
      </w:pPr>
      <w:rPr>
        <w:rFonts w:hint="default"/>
      </w:rPr>
    </w:lvl>
    <w:lvl w:ilvl="7" w:tplc="BBF668FC">
      <w:numFmt w:val="bullet"/>
      <w:lvlText w:val="•"/>
      <w:lvlJc w:val="left"/>
      <w:pPr>
        <w:ind w:left="6742" w:hanging="241"/>
      </w:pPr>
      <w:rPr>
        <w:rFonts w:hint="default"/>
      </w:rPr>
    </w:lvl>
    <w:lvl w:ilvl="8" w:tplc="FC8408DE">
      <w:numFmt w:val="bullet"/>
      <w:lvlText w:val="•"/>
      <w:lvlJc w:val="left"/>
      <w:pPr>
        <w:ind w:left="7688" w:hanging="241"/>
      </w:pPr>
      <w:rPr>
        <w:rFonts w:hint="default"/>
      </w:rPr>
    </w:lvl>
  </w:abstractNum>
  <w:abstractNum w:abstractNumId="13" w15:restartNumberingAfterBreak="0">
    <w:nsid w:val="56C641E6"/>
    <w:multiLevelType w:val="multilevel"/>
    <w:tmpl w:val="CF78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756FFF"/>
    <w:multiLevelType w:val="hybridMultilevel"/>
    <w:tmpl w:val="B8B0A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A4332A"/>
    <w:multiLevelType w:val="hybridMultilevel"/>
    <w:tmpl w:val="39B42728"/>
    <w:lvl w:ilvl="0" w:tplc="77D22D10">
      <w:start w:val="1"/>
      <w:numFmt w:val="decimal"/>
      <w:lvlText w:val="%1."/>
      <w:lvlJc w:val="left"/>
      <w:pPr>
        <w:ind w:left="480" w:hanging="360"/>
      </w:pPr>
      <w:rPr>
        <w:rFonts w:hint="default"/>
        <w:b w:val="0"/>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num w:numId="1" w16cid:durableId="1771506749">
    <w:abstractNumId w:val="12"/>
  </w:num>
  <w:num w:numId="2" w16cid:durableId="150410048">
    <w:abstractNumId w:val="0"/>
  </w:num>
  <w:num w:numId="3" w16cid:durableId="460805879">
    <w:abstractNumId w:val="8"/>
  </w:num>
  <w:num w:numId="4" w16cid:durableId="1335720022">
    <w:abstractNumId w:val="4"/>
  </w:num>
  <w:num w:numId="5" w16cid:durableId="799423849">
    <w:abstractNumId w:val="13"/>
  </w:num>
  <w:num w:numId="6" w16cid:durableId="60293141">
    <w:abstractNumId w:val="3"/>
  </w:num>
  <w:num w:numId="7" w16cid:durableId="380599974">
    <w:abstractNumId w:val="11"/>
  </w:num>
  <w:num w:numId="8" w16cid:durableId="2133477399">
    <w:abstractNumId w:val="5"/>
  </w:num>
  <w:num w:numId="9" w16cid:durableId="669257520">
    <w:abstractNumId w:val="2"/>
  </w:num>
  <w:num w:numId="10" w16cid:durableId="2058620120">
    <w:abstractNumId w:val="15"/>
  </w:num>
  <w:num w:numId="11" w16cid:durableId="1478955439">
    <w:abstractNumId w:val="6"/>
  </w:num>
  <w:num w:numId="12" w16cid:durableId="700979432">
    <w:abstractNumId w:val="7"/>
  </w:num>
  <w:num w:numId="13" w16cid:durableId="2106143964">
    <w:abstractNumId w:val="1"/>
  </w:num>
  <w:num w:numId="14" w16cid:durableId="1138457658">
    <w:abstractNumId w:val="10"/>
  </w:num>
  <w:num w:numId="15" w16cid:durableId="1034230315">
    <w:abstractNumId w:val="9"/>
  </w:num>
  <w:num w:numId="16" w16cid:durableId="8941273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zoom w:percent="14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847"/>
    <w:rsid w:val="00030153"/>
    <w:rsid w:val="00060982"/>
    <w:rsid w:val="00062463"/>
    <w:rsid w:val="00063E91"/>
    <w:rsid w:val="001003CC"/>
    <w:rsid w:val="00140977"/>
    <w:rsid w:val="00153CE4"/>
    <w:rsid w:val="001735AE"/>
    <w:rsid w:val="001C5015"/>
    <w:rsid w:val="0020687F"/>
    <w:rsid w:val="00221306"/>
    <w:rsid w:val="00280847"/>
    <w:rsid w:val="002A19F1"/>
    <w:rsid w:val="002A1A01"/>
    <w:rsid w:val="002E755B"/>
    <w:rsid w:val="002F0E18"/>
    <w:rsid w:val="002F4AC9"/>
    <w:rsid w:val="00327D67"/>
    <w:rsid w:val="0038419B"/>
    <w:rsid w:val="003D3FD4"/>
    <w:rsid w:val="004411DE"/>
    <w:rsid w:val="004721D7"/>
    <w:rsid w:val="00484C39"/>
    <w:rsid w:val="004B2DDA"/>
    <w:rsid w:val="00577B8B"/>
    <w:rsid w:val="005A27C4"/>
    <w:rsid w:val="005D3B0F"/>
    <w:rsid w:val="005E6B85"/>
    <w:rsid w:val="00633CE2"/>
    <w:rsid w:val="006448CF"/>
    <w:rsid w:val="00663816"/>
    <w:rsid w:val="00686EE6"/>
    <w:rsid w:val="006A27A1"/>
    <w:rsid w:val="006C7B20"/>
    <w:rsid w:val="006E35DF"/>
    <w:rsid w:val="00824AA3"/>
    <w:rsid w:val="008443BA"/>
    <w:rsid w:val="00872A5A"/>
    <w:rsid w:val="00894FFA"/>
    <w:rsid w:val="00895182"/>
    <w:rsid w:val="008C4BDC"/>
    <w:rsid w:val="008F5B5F"/>
    <w:rsid w:val="008F601B"/>
    <w:rsid w:val="00995283"/>
    <w:rsid w:val="009A6231"/>
    <w:rsid w:val="009B3786"/>
    <w:rsid w:val="00A01AF3"/>
    <w:rsid w:val="00A663A4"/>
    <w:rsid w:val="00A96C6C"/>
    <w:rsid w:val="00AA2788"/>
    <w:rsid w:val="00AC36BB"/>
    <w:rsid w:val="00B27414"/>
    <w:rsid w:val="00B3118B"/>
    <w:rsid w:val="00B33DF8"/>
    <w:rsid w:val="00BF480E"/>
    <w:rsid w:val="00C018F5"/>
    <w:rsid w:val="00CE179A"/>
    <w:rsid w:val="00D07D1A"/>
    <w:rsid w:val="00D268AE"/>
    <w:rsid w:val="00D5288E"/>
    <w:rsid w:val="00D83F09"/>
    <w:rsid w:val="00D95088"/>
    <w:rsid w:val="00DA01DB"/>
    <w:rsid w:val="00DA1B34"/>
    <w:rsid w:val="00DD751A"/>
    <w:rsid w:val="00DE0CC5"/>
    <w:rsid w:val="00E06E50"/>
    <w:rsid w:val="00E12499"/>
    <w:rsid w:val="00F250D9"/>
    <w:rsid w:val="00F258EC"/>
    <w:rsid w:val="00F26475"/>
    <w:rsid w:val="00F33283"/>
    <w:rsid w:val="00F442C9"/>
    <w:rsid w:val="00FC4B56"/>
    <w:rsid w:val="00FC7C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16F34"/>
  <w15:docId w15:val="{693C06D3-5967-4D2B-A2E3-2671F885F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9"/>
      <w:ind w:left="119"/>
      <w:outlineLvl w:val="0"/>
    </w:pPr>
    <w:rPr>
      <w:b/>
      <w:bCs/>
      <w:sz w:val="32"/>
      <w:szCs w:val="32"/>
    </w:rPr>
  </w:style>
  <w:style w:type="paragraph" w:styleId="Heading2">
    <w:name w:val="heading 2"/>
    <w:basedOn w:val="Normal"/>
    <w:uiPriority w:val="1"/>
    <w:qFormat/>
    <w:pPr>
      <w:ind w:left="1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99"/>
      <w:ind w:left="10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AC36BB"/>
    <w:pPr>
      <w:widowControl/>
      <w:autoSpaceDE/>
      <w:autoSpaceDN/>
      <w:spacing w:before="100" w:beforeAutospacing="1" w:after="100" w:afterAutospacing="1"/>
    </w:pPr>
    <w:rPr>
      <w:rFonts w:eastAsiaTheme="minorHAnsi"/>
      <w:sz w:val="24"/>
      <w:szCs w:val="24"/>
    </w:rPr>
  </w:style>
  <w:style w:type="character" w:styleId="Hyperlink">
    <w:name w:val="Hyperlink"/>
    <w:basedOn w:val="DefaultParagraphFont"/>
    <w:uiPriority w:val="99"/>
    <w:unhideWhenUsed/>
    <w:rsid w:val="00D95088"/>
    <w:rPr>
      <w:color w:val="0000FF" w:themeColor="hyperlink"/>
      <w:u w:val="single"/>
    </w:rPr>
  </w:style>
  <w:style w:type="character" w:styleId="FollowedHyperlink">
    <w:name w:val="FollowedHyperlink"/>
    <w:basedOn w:val="DefaultParagraphFont"/>
    <w:uiPriority w:val="99"/>
    <w:semiHidden/>
    <w:unhideWhenUsed/>
    <w:rsid w:val="00DA01DB"/>
    <w:rPr>
      <w:color w:val="800080" w:themeColor="followedHyperlink"/>
      <w:u w:val="single"/>
    </w:rPr>
  </w:style>
  <w:style w:type="character" w:styleId="Strong">
    <w:name w:val="Strong"/>
    <w:basedOn w:val="DefaultParagraphFont"/>
    <w:uiPriority w:val="22"/>
    <w:qFormat/>
    <w:rsid w:val="00E12499"/>
    <w:rPr>
      <w:b/>
      <w:bCs/>
    </w:rPr>
  </w:style>
  <w:style w:type="paragraph" w:styleId="BalloonText">
    <w:name w:val="Balloon Text"/>
    <w:basedOn w:val="Normal"/>
    <w:link w:val="BalloonTextChar"/>
    <w:uiPriority w:val="99"/>
    <w:semiHidden/>
    <w:unhideWhenUsed/>
    <w:rsid w:val="00D07D1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07D1A"/>
    <w:rPr>
      <w:rFonts w:ascii="Lucida Grande" w:eastAsia="Times New Roman" w:hAnsi="Lucida Grande" w:cs="Lucida Grande"/>
      <w:sz w:val="18"/>
      <w:szCs w:val="18"/>
    </w:rPr>
  </w:style>
  <w:style w:type="character" w:styleId="CommentReference">
    <w:name w:val="annotation reference"/>
    <w:basedOn w:val="DefaultParagraphFont"/>
    <w:uiPriority w:val="99"/>
    <w:semiHidden/>
    <w:unhideWhenUsed/>
    <w:rsid w:val="00D07D1A"/>
    <w:rPr>
      <w:sz w:val="18"/>
      <w:szCs w:val="18"/>
    </w:rPr>
  </w:style>
  <w:style w:type="paragraph" w:styleId="CommentText">
    <w:name w:val="annotation text"/>
    <w:basedOn w:val="Normal"/>
    <w:link w:val="CommentTextChar"/>
    <w:uiPriority w:val="99"/>
    <w:semiHidden/>
    <w:unhideWhenUsed/>
    <w:rsid w:val="00D07D1A"/>
    <w:rPr>
      <w:sz w:val="24"/>
      <w:szCs w:val="24"/>
    </w:rPr>
  </w:style>
  <w:style w:type="character" w:customStyle="1" w:styleId="CommentTextChar">
    <w:name w:val="Comment Text Char"/>
    <w:basedOn w:val="DefaultParagraphFont"/>
    <w:link w:val="CommentText"/>
    <w:uiPriority w:val="99"/>
    <w:semiHidden/>
    <w:rsid w:val="00D07D1A"/>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D07D1A"/>
    <w:rPr>
      <w:b/>
      <w:bCs/>
      <w:sz w:val="20"/>
      <w:szCs w:val="20"/>
    </w:rPr>
  </w:style>
  <w:style w:type="character" w:customStyle="1" w:styleId="CommentSubjectChar">
    <w:name w:val="Comment Subject Char"/>
    <w:basedOn w:val="CommentTextChar"/>
    <w:link w:val="CommentSubject"/>
    <w:uiPriority w:val="99"/>
    <w:semiHidden/>
    <w:rsid w:val="00D07D1A"/>
    <w:rPr>
      <w:rFonts w:ascii="Times New Roman" w:eastAsia="Times New Roman" w:hAnsi="Times New Roman" w:cs="Times New Roman"/>
      <w:b/>
      <w:bCs/>
      <w:sz w:val="20"/>
      <w:szCs w:val="20"/>
    </w:rPr>
  </w:style>
  <w:style w:type="paragraph" w:styleId="Revision">
    <w:name w:val="Revision"/>
    <w:hidden/>
    <w:uiPriority w:val="99"/>
    <w:semiHidden/>
    <w:rsid w:val="008F601B"/>
    <w:pPr>
      <w:widowControl/>
      <w:autoSpaceDE/>
      <w:autoSpaceDN/>
    </w:pPr>
    <w:rPr>
      <w:rFonts w:ascii="Times New Roman" w:eastAsia="Times New Roman" w:hAnsi="Times New Roman" w:cs="Times New Roman"/>
    </w:rPr>
  </w:style>
  <w:style w:type="character" w:customStyle="1" w:styleId="apple-converted-space">
    <w:name w:val="apple-converted-space"/>
    <w:rsid w:val="00872A5A"/>
  </w:style>
  <w:style w:type="character" w:customStyle="1" w:styleId="UnresolvedMention1">
    <w:name w:val="Unresolved Mention1"/>
    <w:basedOn w:val="DefaultParagraphFont"/>
    <w:uiPriority w:val="99"/>
    <w:semiHidden/>
    <w:unhideWhenUsed/>
    <w:rsid w:val="00A96C6C"/>
    <w:rPr>
      <w:color w:val="808080"/>
      <w:shd w:val="clear" w:color="auto" w:fill="E6E6E6"/>
    </w:rPr>
  </w:style>
  <w:style w:type="paragraph" w:customStyle="1" w:styleId="dpu-rteelement-p">
    <w:name w:val="dpu-rteelement-p"/>
    <w:basedOn w:val="Normal"/>
    <w:rsid w:val="009B3786"/>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6193610">
      <w:bodyDiv w:val="1"/>
      <w:marLeft w:val="0"/>
      <w:marRight w:val="0"/>
      <w:marTop w:val="0"/>
      <w:marBottom w:val="0"/>
      <w:divBdr>
        <w:top w:val="none" w:sz="0" w:space="0" w:color="auto"/>
        <w:left w:val="none" w:sz="0" w:space="0" w:color="auto"/>
        <w:bottom w:val="none" w:sz="0" w:space="0" w:color="auto"/>
        <w:right w:val="none" w:sz="0" w:space="0" w:color="auto"/>
      </w:divBdr>
    </w:div>
    <w:div w:id="1428307414">
      <w:bodyDiv w:val="1"/>
      <w:marLeft w:val="0"/>
      <w:marRight w:val="0"/>
      <w:marTop w:val="0"/>
      <w:marBottom w:val="0"/>
      <w:divBdr>
        <w:top w:val="none" w:sz="0" w:space="0" w:color="auto"/>
        <w:left w:val="none" w:sz="0" w:space="0" w:color="auto"/>
        <w:bottom w:val="none" w:sz="0" w:space="0" w:color="auto"/>
        <w:right w:val="none" w:sz="0" w:space="0" w:color="auto"/>
      </w:divBdr>
    </w:div>
    <w:div w:id="1537161935">
      <w:bodyDiv w:val="1"/>
      <w:marLeft w:val="0"/>
      <w:marRight w:val="0"/>
      <w:marTop w:val="0"/>
      <w:marBottom w:val="0"/>
      <w:divBdr>
        <w:top w:val="none" w:sz="0" w:space="0" w:color="auto"/>
        <w:left w:val="none" w:sz="0" w:space="0" w:color="auto"/>
        <w:bottom w:val="none" w:sz="0" w:space="0" w:color="auto"/>
        <w:right w:val="none" w:sz="0" w:space="0" w:color="auto"/>
      </w:divBdr>
    </w:div>
    <w:div w:id="1998264232">
      <w:bodyDiv w:val="1"/>
      <w:marLeft w:val="0"/>
      <w:marRight w:val="0"/>
      <w:marTop w:val="0"/>
      <w:marBottom w:val="0"/>
      <w:divBdr>
        <w:top w:val="none" w:sz="0" w:space="0" w:color="auto"/>
        <w:left w:val="none" w:sz="0" w:space="0" w:color="auto"/>
        <w:bottom w:val="none" w:sz="0" w:space="0" w:color="auto"/>
        <w:right w:val="none" w:sz="0" w:space="0" w:color="auto"/>
      </w:divBdr>
      <w:divsChild>
        <w:div w:id="503858134">
          <w:marLeft w:val="0"/>
          <w:marRight w:val="0"/>
          <w:marTop w:val="0"/>
          <w:marBottom w:val="0"/>
          <w:divBdr>
            <w:top w:val="none" w:sz="0" w:space="0" w:color="auto"/>
            <w:left w:val="none" w:sz="0" w:space="0" w:color="auto"/>
            <w:bottom w:val="none" w:sz="0" w:space="0" w:color="auto"/>
            <w:right w:val="none" w:sz="0" w:space="0" w:color="auto"/>
          </w:divBdr>
          <w:divsChild>
            <w:div w:id="1945334396">
              <w:marLeft w:val="0"/>
              <w:marRight w:val="0"/>
              <w:marTop w:val="0"/>
              <w:marBottom w:val="0"/>
              <w:divBdr>
                <w:top w:val="none" w:sz="0" w:space="0" w:color="auto"/>
                <w:left w:val="none" w:sz="0" w:space="0" w:color="auto"/>
                <w:bottom w:val="none" w:sz="0" w:space="0" w:color="auto"/>
                <w:right w:val="none" w:sz="0" w:space="0" w:color="auto"/>
              </w:divBdr>
            </w:div>
          </w:divsChild>
        </w:div>
        <w:div w:id="242685660">
          <w:marLeft w:val="0"/>
          <w:marRight w:val="0"/>
          <w:marTop w:val="0"/>
          <w:marBottom w:val="0"/>
          <w:divBdr>
            <w:top w:val="none" w:sz="0" w:space="0" w:color="auto"/>
            <w:left w:val="none" w:sz="0" w:space="0" w:color="auto"/>
            <w:bottom w:val="none" w:sz="0" w:space="0" w:color="auto"/>
            <w:right w:val="none" w:sz="0" w:space="0" w:color="auto"/>
          </w:divBdr>
          <w:divsChild>
            <w:div w:id="665522888">
              <w:marLeft w:val="0"/>
              <w:marRight w:val="0"/>
              <w:marTop w:val="0"/>
              <w:marBottom w:val="0"/>
              <w:divBdr>
                <w:top w:val="none" w:sz="0" w:space="0" w:color="auto"/>
                <w:left w:val="none" w:sz="0" w:space="0" w:color="auto"/>
                <w:bottom w:val="none" w:sz="0" w:space="0" w:color="auto"/>
                <w:right w:val="none" w:sz="0" w:space="0" w:color="auto"/>
              </w:divBdr>
              <w:divsChild>
                <w:div w:id="2096198798">
                  <w:marLeft w:val="0"/>
                  <w:marRight w:val="0"/>
                  <w:marTop w:val="0"/>
                  <w:marBottom w:val="0"/>
                  <w:divBdr>
                    <w:top w:val="none" w:sz="0" w:space="0" w:color="auto"/>
                    <w:left w:val="none" w:sz="0" w:space="0" w:color="auto"/>
                    <w:bottom w:val="none" w:sz="0" w:space="0" w:color="auto"/>
                    <w:right w:val="none" w:sz="0" w:space="0" w:color="auto"/>
                  </w:divBdr>
                </w:div>
                <w:div w:id="96025530">
                  <w:marLeft w:val="0"/>
                  <w:marRight w:val="0"/>
                  <w:marTop w:val="0"/>
                  <w:marBottom w:val="0"/>
                  <w:divBdr>
                    <w:top w:val="none" w:sz="0" w:space="0" w:color="auto"/>
                    <w:left w:val="none" w:sz="0" w:space="0" w:color="auto"/>
                    <w:bottom w:val="none" w:sz="0" w:space="0" w:color="auto"/>
                    <w:right w:val="none" w:sz="0" w:space="0" w:color="auto"/>
                  </w:divBdr>
                </w:div>
                <w:div w:id="1923296521">
                  <w:marLeft w:val="0"/>
                  <w:marRight w:val="0"/>
                  <w:marTop w:val="0"/>
                  <w:marBottom w:val="0"/>
                  <w:divBdr>
                    <w:top w:val="none" w:sz="0" w:space="0" w:color="auto"/>
                    <w:left w:val="none" w:sz="0" w:space="0" w:color="auto"/>
                    <w:bottom w:val="none" w:sz="0" w:space="0" w:color="auto"/>
                    <w:right w:val="none" w:sz="0" w:space="0" w:color="auto"/>
                  </w:divBdr>
                </w:div>
                <w:div w:id="1354112652">
                  <w:marLeft w:val="0"/>
                  <w:marRight w:val="0"/>
                  <w:marTop w:val="0"/>
                  <w:marBottom w:val="0"/>
                  <w:divBdr>
                    <w:top w:val="none" w:sz="0" w:space="0" w:color="auto"/>
                    <w:left w:val="none" w:sz="0" w:space="0" w:color="auto"/>
                    <w:bottom w:val="none" w:sz="0" w:space="0" w:color="auto"/>
                    <w:right w:val="none" w:sz="0" w:space="0" w:color="auto"/>
                  </w:divBdr>
                  <w:divsChild>
                    <w:div w:id="295722824">
                      <w:marLeft w:val="0"/>
                      <w:marRight w:val="0"/>
                      <w:marTop w:val="0"/>
                      <w:marBottom w:val="0"/>
                      <w:divBdr>
                        <w:top w:val="none" w:sz="0" w:space="0" w:color="auto"/>
                        <w:left w:val="none" w:sz="0" w:space="0" w:color="auto"/>
                        <w:bottom w:val="none" w:sz="0" w:space="0" w:color="auto"/>
                        <w:right w:val="none" w:sz="0" w:space="0" w:color="auto"/>
                      </w:divBdr>
                    </w:div>
                    <w:div w:id="1631548782">
                      <w:marLeft w:val="0"/>
                      <w:marRight w:val="0"/>
                      <w:marTop w:val="0"/>
                      <w:marBottom w:val="0"/>
                      <w:divBdr>
                        <w:top w:val="none" w:sz="0" w:space="0" w:color="auto"/>
                        <w:left w:val="none" w:sz="0" w:space="0" w:color="auto"/>
                        <w:bottom w:val="none" w:sz="0" w:space="0" w:color="auto"/>
                        <w:right w:val="none" w:sz="0" w:space="0" w:color="auto"/>
                      </w:divBdr>
                    </w:div>
                    <w:div w:id="723873752">
                      <w:marLeft w:val="0"/>
                      <w:marRight w:val="0"/>
                      <w:marTop w:val="0"/>
                      <w:marBottom w:val="0"/>
                      <w:divBdr>
                        <w:top w:val="none" w:sz="0" w:space="0" w:color="auto"/>
                        <w:left w:val="none" w:sz="0" w:space="0" w:color="auto"/>
                        <w:bottom w:val="none" w:sz="0" w:space="0" w:color="auto"/>
                        <w:right w:val="none" w:sz="0" w:space="0" w:color="auto"/>
                      </w:divBdr>
                    </w:div>
                  </w:divsChild>
                </w:div>
                <w:div w:id="666783227">
                  <w:marLeft w:val="0"/>
                  <w:marRight w:val="0"/>
                  <w:marTop w:val="0"/>
                  <w:marBottom w:val="0"/>
                  <w:divBdr>
                    <w:top w:val="none" w:sz="0" w:space="0" w:color="auto"/>
                    <w:left w:val="none" w:sz="0" w:space="0" w:color="auto"/>
                    <w:bottom w:val="none" w:sz="0" w:space="0" w:color="auto"/>
                    <w:right w:val="none" w:sz="0" w:space="0" w:color="auto"/>
                  </w:divBdr>
                  <w:divsChild>
                    <w:div w:id="62534434">
                      <w:marLeft w:val="0"/>
                      <w:marRight w:val="0"/>
                      <w:marTop w:val="0"/>
                      <w:marBottom w:val="0"/>
                      <w:divBdr>
                        <w:top w:val="none" w:sz="0" w:space="0" w:color="auto"/>
                        <w:left w:val="none" w:sz="0" w:space="0" w:color="auto"/>
                        <w:bottom w:val="none" w:sz="0" w:space="0" w:color="auto"/>
                        <w:right w:val="none" w:sz="0" w:space="0" w:color="auto"/>
                      </w:divBdr>
                    </w:div>
                  </w:divsChild>
                </w:div>
                <w:div w:id="170008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7477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education.depaul.edu/student-resources/field-experiences/Pages/default.aspx" TargetMode="External"/><Relationship Id="rId18" Type="http://schemas.openxmlformats.org/officeDocument/2006/relationships/hyperlink" Target="http://education.depaul.edu/html/resources/program_standards.asp"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education.depaul.edu/student-resources/policies-and-forms/Pages/ipts-indicators.aspx" TargetMode="External"/><Relationship Id="rId17" Type="http://schemas.openxmlformats.org/officeDocument/2006/relationships/hyperlink" Target="mailto:csd@depaul.edu" TargetMode="External"/><Relationship Id="rId2" Type="http://schemas.openxmlformats.org/officeDocument/2006/relationships/customXml" Target="../customXml/item2.xml"/><Relationship Id="rId16" Type="http://schemas.openxmlformats.org/officeDocument/2006/relationships/hyperlink" Target="https://offices.depaul.edu/academic-affairs/faculty-resources/teaching/academic-integrity/Pages/default.aspx" TargetMode="External"/><Relationship Id="rId20" Type="http://schemas.openxmlformats.org/officeDocument/2006/relationships/hyperlink" Target="http://condor.depaul.edu/writing/locations-and-hours.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ducation.depaul.edu/student-resources/policies-and-forms/Pages/ipts-indicators.aspx" TargetMode="External"/><Relationship Id="rId5" Type="http://schemas.openxmlformats.org/officeDocument/2006/relationships/styles" Target="styles.xml"/><Relationship Id="rId15" Type="http://schemas.openxmlformats.org/officeDocument/2006/relationships/hyperlink" Target="http://education.depaul.edu/CurrentStudents/Policies_Handbooks/Dispositions.asp" TargetMode="External"/><Relationship Id="rId10" Type="http://schemas.openxmlformats.org/officeDocument/2006/relationships/hyperlink" Target="https://education.depaul.edu/student-resources/policies-and-forms/Pages/program-standards.aspx" TargetMode="External"/><Relationship Id="rId19" Type="http://schemas.openxmlformats.org/officeDocument/2006/relationships/hyperlink" Target="mailto:nmurphy4@depaul.edu" TargetMode="External"/><Relationship Id="rId4" Type="http://schemas.openxmlformats.org/officeDocument/2006/relationships/numbering" Target="numbering.xml"/><Relationship Id="rId9" Type="http://schemas.openxmlformats.org/officeDocument/2006/relationships/hyperlink" Target="https://www.depaul.edu/university-catalog/course-descriptions/Pages/default.aspx" TargetMode="External"/><Relationship Id="rId14" Type="http://schemas.openxmlformats.org/officeDocument/2006/relationships/hyperlink" Target="https://offices.depaul.edu/student-affairs/support-services/academic/Pages/absence-notification.aspx" TargetMode="External"/><Relationship Id="rId22" Type="http://schemas.openxmlformats.org/officeDocument/2006/relationships/theme" Target="theme/theme1.xml"/><Relationship Id="rId23" Type="http://schemas.openxmlformats.org/officeDocument/2006/relationships/comments" Target="comments.xml"/><Relationship Id="rId2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2AE371B92BB1547B556F8D889597C2A" ma:contentTypeVersion="3" ma:contentTypeDescription="Create a new document." ma:contentTypeScope="" ma:versionID="b942b883defa90809712689808936c1c">
  <xsd:schema xmlns:xsd="http://www.w3.org/2001/XMLSchema" xmlns:xs="http://www.w3.org/2001/XMLSchema" xmlns:p="http://schemas.microsoft.com/office/2006/metadata/properties" xmlns:ns1="http://schemas.microsoft.com/sharepoint/v3" xmlns:ns3="6dd1483a-ae5d-4e73-ad6d-347e1955f853" targetNamespace="http://schemas.microsoft.com/office/2006/metadata/properties" ma:root="true" ma:fieldsID="abf11baabaf0c82235adc99dbb26e333" ns1:_="" ns3:_="">
    <xsd:import namespace="http://schemas.microsoft.com/sharepoint/v3"/>
    <xsd:import namespace="6dd1483a-ae5d-4e73-ad6d-347e1955f853"/>
    <xsd:element name="properties">
      <xsd:complexType>
        <xsd:sequence>
          <xsd:element name="documentManagement">
            <xsd:complexType>
              <xsd:all>
                <xsd:element ref="ns1:PublishingStartDate" minOccurs="0"/>
                <xsd:element ref="ns1:PublishingExpirationDate"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internalName="PublishingStartDate">
      <xsd:simpleType>
        <xsd:restriction base="dms:Unknown"/>
      </xsd:simpleType>
    </xsd:element>
    <xsd:element name="PublishingExpirationDate" ma:index="9" nillable="true" ma:displayName="Scheduling End Dat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dd1483a-ae5d-4e73-ad6d-347e1955f85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B91571-2311-4928-90B3-00E98171002A}">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0F9BE437-0552-408A-A07E-499C73C79070}">
  <ds:schemaRefs>
    <ds:schemaRef ds:uri="http://schemas.microsoft.com/sharepoint/v3/contenttype/forms"/>
  </ds:schemaRefs>
</ds:datastoreItem>
</file>

<file path=customXml/itemProps3.xml><?xml version="1.0" encoding="utf-8"?>
<ds:datastoreItem xmlns:ds="http://schemas.openxmlformats.org/officeDocument/2006/customXml" ds:itemID="{A5F3173F-D588-4C61-87E3-499B4D9DBA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d1483a-ae5d-4e73-ad6d-347e1955f8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8</Pages>
  <Words>2778</Words>
  <Characters>15836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Microsoft Word - SAMPLE SYLLABUS.doc</vt:lpstr>
    </vt:vector>
  </TitlesOfParts>
  <Company>DePaul University</Company>
  <LinksUpToDate>false</LinksUpToDate>
  <CharactersWithSpaces>18577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SAMPLE SYLLABUS.doc</dc:title>
  <dc:creator>CWREN</dc:creator>
  <cp:lastModifiedBy>Zhang, Zimin</cp:lastModifiedBy>
  <cp:revision>5</cp:revision>
  <dcterms:created xsi:type="dcterms:W3CDTF">2019-07-03T20:57:00Z</dcterms:created>
  <dcterms:modified xsi:type="dcterms:W3CDTF">2024-06-02T21:54:00Z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2006-08-28T00:00:00Z</vt:filetime>
  </property>
  <property fmtid="{D5CDD505-2E9C-101B-9397-08002B2CF9AE}" pid="3" name="Creator">
    <vt:lpwstr>PScript5.dll Version 5.2.2</vt:lpwstr>
  </property>
  <property fmtid="{D5CDD505-2E9C-101B-9397-08002B2CF9AE}" pid="4" name="LastSaved">
    <vt:filetime>2017-08-21T00:00:00Z</vt:filetime>
  </property>
  <property fmtid="{D5CDD505-2E9C-101B-9397-08002B2CF9AE}" pid="5" name="ContentTypeId">
    <vt:lpwstr>0x01010012AE371B92BB1547B556F8D889597C2A</vt:lpwstr>
  </property>
</Properties>
</file>