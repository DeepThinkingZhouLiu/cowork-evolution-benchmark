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Café Profile Editorial Review</w:t>
      </w:r>
    </w:p>
    <w:p>
      <w:pPr>
        <w:pStyle w:val="Subtitle"/>
      </w:pPr>
      <w:r>
        <w:t>Controlled source, approved working copy, and sentence-level evidence</w:t>
      </w:r>
    </w:p>
    <w:tbl>
      <w:tblPr>
        <w:tblStyle w:val="TableGrid"/>
        <w:tblW w:type="auto" w:w="0"/>
        <w:tblLook w:firstColumn="1" w:firstRow="1" w:lastColumn="0" w:lastRow="0" w:noHBand="0" w:noVBand="1" w:val="04A0"/>
      </w:tblPr>
      <w:tblGrid>
        <w:gridCol w:w="5040"/>
        <w:gridCol w:w="5040"/>
      </w:tblGrid>
      <w:tr>
        <w:trPr>
          <w:cantSplit/>
        </w:trPr>
        <w:tc>
          <w:tcPr>
            <w:tcW w:type="dxa" w:w="5040"/>
            <w:shd w:fill="D9EAF7"/>
          </w:tcPr>
          <w:p>
            <w:pPr>
              <w:spacing w:after="0"/>
            </w:pPr>
            <w:r/>
            <w:r>
              <w:rPr>
                <w:b/>
                <w:sz w:val="18"/>
              </w:rPr>
              <w:t>Work item</w:t>
            </w:r>
          </w:p>
        </w:tc>
        <w:tc>
          <w:tcPr>
            <w:tcW w:type="dxa" w:w="5040"/>
          </w:tcPr>
          <w:p>
            <w:pPr>
              <w:spacing w:after="0"/>
            </w:pPr>
            <w:r/>
            <w:r>
              <w:rPr>
                <w:b w:val="0"/>
                <w:sz w:val="18"/>
              </w:rPr>
              <w:t>CP-016</w:t>
            </w:r>
          </w:p>
        </w:tc>
      </w:tr>
      <w:tr>
        <w:trPr>
          <w:cantSplit/>
        </w:trPr>
        <w:tc>
          <w:tcPr>
            <w:tcW w:type="dxa" w:w="5040"/>
            <w:shd w:fill="D9EAF7"/>
          </w:tcPr>
          <w:p>
            <w:pPr>
              <w:spacing w:after="0"/>
            </w:pPr>
            <w:r/>
            <w:r>
              <w:rPr>
                <w:b/>
                <w:sz w:val="18"/>
              </w:rPr>
              <w:t>Authority</w:t>
            </w:r>
          </w:p>
        </w:tc>
        <w:tc>
          <w:tcPr>
            <w:tcW w:type="dxa" w:w="5040"/>
          </w:tcPr>
          <w:p>
            <w:pPr>
              <w:spacing w:after="0"/>
            </w:pPr>
            <w:r/>
            <w:r>
              <w:rPr>
                <w:b w:val="0"/>
                <w:sz w:val="18"/>
              </w:rPr>
              <w:t>random_paragraph.txt</w:t>
            </w:r>
          </w:p>
        </w:tc>
      </w:tr>
      <w:tr>
        <w:trPr>
          <w:cantSplit/>
        </w:trPr>
        <w:tc>
          <w:tcPr>
            <w:tcW w:type="dxa" w:w="5040"/>
            <w:shd w:fill="D9EAF7"/>
          </w:tcPr>
          <w:p>
            <w:pPr>
              <w:spacing w:after="0"/>
            </w:pPr>
            <w:r/>
            <w:r>
              <w:rPr>
                <w:b/>
                <w:sz w:val="18"/>
              </w:rPr>
              <w:t>Review state</w:t>
            </w:r>
          </w:p>
        </w:tc>
        <w:tc>
          <w:tcPr>
            <w:tcW w:type="dxa" w:w="5040"/>
          </w:tcPr>
          <w:p>
            <w:r>
              <w:t>Approved copy applied</w:t>
            </w:r>
          </w:p>
        </w:tc>
      </w:tr>
    </w:tbl>
    <w:p>
      <w:pPr>
        <w:pStyle w:val="Heading1"/>
      </w:pPr>
      <w:r>
        <w:t>Controlled Source</w:t>
      </w:r>
    </w:p>
    <w:p>
      <w:pPr>
        <w:pStyle w:val="EvidenceNote"/>
      </w:pPr>
      <w:r>
        <w:t>This block is the fact authority. Preserve it verbatim and use it to check every approved revision.</w:t>
      </w:r>
    </w:p>
    <w:tbl>
      <w:tblPr>
        <w:tblStyle w:val="TableGrid"/>
        <w:tblW w:type="auto" w:w="0"/>
        <w:tblLook w:firstColumn="1" w:firstRow="1" w:lastColumn="0" w:lastRow="0" w:noHBand="0" w:noVBand="1" w:val="04A0"/>
      </w:tblPr>
      <w:tblGrid>
        <w:gridCol w:w="10080"/>
      </w:tblGrid>
      <w:tr>
        <w:trPr>
          <w:cantSplit/>
        </w:trPr>
        <w:tc>
          <w:tcPr>
            <w:tcW w:type="dxa" w:w="10080"/>
            <w:shd w:fill="F2F2F2"/>
          </w:tcPr>
          <w:p>
            <w:pPr>
              <w:spacing w:after="0"/>
            </w:pPr>
            <w:r/>
            <w:r>
              <w:rPr>
                <w:b w:val="0"/>
                <w:sz w:val="20"/>
              </w:rPr>
              <w:t>In the heart of the bustling city, a small café stood as a tranquil oasis amidst the chaos. Its cozy interior, adorned with vintage furniture and soft lighting, created an inviting atmosphere that drew in locals and tourists alike. The aroma of freshly brewed coffee mingled with the scent of baked pastries, creating a comforting embrace for all who entered. Patrons sat at mismatched tables, engrossed in conversations or lost in their thoughts as they sipped their drinks. Outside, the city buzzed with activity, but within the café's walls, time seemed to slow down, offering a brief respite from the fast-paced world beyond.</w:t>
            </w:r>
          </w:p>
        </w:tc>
      </w:tr>
    </w:tbl>
    <w:p>
      <w:pPr>
        <w:pStyle w:val="Heading1"/>
      </w:pPr>
      <w:r>
        <w:t>Approved Working Copy</w:t>
      </w:r>
    </w:p>
    <w:p>
      <w:pPr>
        <w:pStyle w:val="EvidenceNote"/>
      </w:pPr>
      <w:r>
        <w:t>Apply the approved ticket as five tracked replacements. Keep each sentence ID outside the tracked range.</w:t>
      </w:r>
    </w:p>
    <w:p>
      <w:pPr>
        <w:pStyle w:val="WorkingSentence"/>
      </w:pPr>
      <w:r>
        <w:rPr>
          <w:b/>
        </w:rPr>
        <w:t xml:space="preserve">S1 | </w:t>
      </w:r>
      <w:del w:id="100" w:author="Copy Desk" w:date="2026-09-07T15:00:00+00:00">
        <w:r>
          <w:delText>In the heart of the bustling city, a small café stood as a tranquil oasis amidst the chaos.</w:delText>
        </w:r>
      </w:del>
      <w:ins w:id="200" w:author="Copy Desk" w:date="2026-09-07T15:00:00+00:00">
        <w:bookmarkStart w:id="300" w:name="review_S1"/>
        <w:r>
          <w:t>A small café offered a tranquil pause in the heart of the bustling city.</w:t>
        </w:r>
        <w:bookmarkEnd w:id="300"/>
      </w:ins>
    </w:p>
    <w:p>
      <w:pPr>
        <w:pStyle w:val="WorkingSentence"/>
      </w:pPr>
      <w:r>
        <w:rPr>
          <w:b/>
        </w:rPr>
        <w:t xml:space="preserve">S2 | </w:t>
      </w:r>
      <w:del w:id="101" w:author="Copy Desk" w:date="2026-09-07T15:00:00+00:00">
        <w:r>
          <w:delText>Its cozy interior, adorned with vintage furniture and soft lighting, created an inviting atmosphere that drew in locals and tourists alike.</w:delText>
        </w:r>
      </w:del>
      <w:ins w:id="201" w:author="Copy Desk" w:date="2026-09-07T15:00:00+00:00">
        <w:bookmarkStart w:id="301" w:name="review_S2"/>
        <w:r>
          <w:t xml:space="preserve">Vintage furniture and soft lighting made its cozy interior inviting to </w:t>
        </w:r>
        <w:commentRangeStart w:id="1"/>
        <w:r>
          <w:t>locals and tourists alike</w:t>
        </w:r>
        <w:commentRangeEnd w:id="1"/>
        <w:r>
          <w:rPr>
            <w:rStyle w:val="CommentReference"/>
          </w:rPr>
          <w:commentReference w:id="1"/>
        </w:r>
        <w:r>
          <w:t>.</w:t>
        </w:r>
        <w:bookmarkEnd w:id="301"/>
      </w:ins>
    </w:p>
    <w:p>
      <w:pPr>
        <w:pStyle w:val="WorkingSentence"/>
      </w:pPr>
      <w:r>
        <w:rPr>
          <w:b/>
        </w:rPr>
        <w:t xml:space="preserve">S3 | </w:t>
      </w:r>
      <w:del w:id="102" w:author="Copy Desk" w:date="2026-09-07T15:00:00+00:00">
        <w:r>
          <w:delText>The aroma of freshly brewed coffee mingled with the scent of baked pastries, creating a comforting embrace for all who entered.</w:delText>
        </w:r>
      </w:del>
      <w:ins w:id="202" w:author="Copy Desk" w:date="2026-09-07T15:00:00+00:00">
        <w:bookmarkStart w:id="302" w:name="review_S3"/>
        <w:commentRangeStart w:id="2"/>
        <w:r>
          <w:t>Freshly brewed coffee and baked pastries</w:t>
        </w:r>
        <w:commentRangeEnd w:id="2"/>
        <w:r>
          <w:rPr>
            <w:rStyle w:val="CommentReference"/>
          </w:rPr>
          <w:commentReference w:id="2"/>
        </w:r>
        <w:r>
          <w:t xml:space="preserve"> scented the room, welcoming everyone who entered.</w:t>
        </w:r>
        <w:bookmarkEnd w:id="302"/>
      </w:ins>
    </w:p>
    <w:p>
      <w:pPr>
        <w:pStyle w:val="WorkingSentence"/>
      </w:pPr>
      <w:r>
        <w:rPr>
          <w:b/>
        </w:rPr>
        <w:t xml:space="preserve">S4 | </w:t>
      </w:r>
      <w:del w:id="103" w:author="Copy Desk" w:date="2026-09-07T15:00:00+00:00">
        <w:r>
          <w:delText>Patrons sat at mismatched tables, engrossed in conversations or lost in their thoughts as they sipped their drinks.</w:delText>
        </w:r>
      </w:del>
      <w:ins w:id="203" w:author="Copy Desk" w:date="2026-09-07T15:00:00+00:00">
        <w:bookmarkStart w:id="303" w:name="review_S4"/>
        <w:r>
          <w:t>At mismatched tables, patrons talked, reflected, and sipped their drinks.</w:t>
        </w:r>
        <w:bookmarkEnd w:id="303"/>
      </w:ins>
    </w:p>
    <w:p>
      <w:pPr>
        <w:pStyle w:val="WorkingSentence"/>
      </w:pPr>
      <w:r>
        <w:rPr>
          <w:b/>
        </w:rPr>
        <w:t xml:space="preserve">S5 | </w:t>
      </w:r>
      <w:del w:id="104" w:author="Copy Desk" w:date="2026-09-07T15:00:00+00:00">
        <w:r>
          <w:delText>Outside, the city buzzed with activity, but within the café's walls, time seemed to slow down, offering a brief respite from the fast-paced world beyond.</w:delText>
        </w:r>
      </w:del>
      <w:ins w:id="204" w:author="Copy Desk" w:date="2026-09-07T15:00:00+00:00">
        <w:bookmarkStart w:id="304" w:name="review_S5"/>
        <w:r>
          <w:t xml:space="preserve">The city buzzed outside; within the café, </w:t>
        </w:r>
        <w:commentRangeStart w:id="4"/>
        <w:r>
          <w:t>time seemed to slow</w:t>
        </w:r>
        <w:commentRangeEnd w:id="4"/>
        <w:r>
          <w:rPr>
            <w:rStyle w:val="CommentReference"/>
          </w:rPr>
          <w:commentReference w:id="4"/>
        </w:r>
        <w:r>
          <w:t xml:space="preserve"> and offer a brief respite.</w:t>
        </w:r>
        <w:bookmarkEnd w:id="304"/>
      </w:ins>
    </w:p>
    <w:p>
      <w:pPr>
        <w:sectPr>
          <w:headerReference w:type="default" r:id="rId9"/>
          <w:footerReference w:type="default" r:id="rId10"/>
          <w:pgSz w:w="12240" w:h="15840"/>
          <w:pgMar w:top="936" w:right="1080" w:bottom="936" w:left="1080" w:header="720" w:footer="720" w:gutter="0"/>
          <w:cols w:space="720"/>
          <w:docGrid w:linePitch="360"/>
        </w:sectPr>
      </w:pPr>
    </w:p>
    <w:p>
      <w:pPr>
        <w:pStyle w:val="Heading1"/>
      </w:pPr>
      <w:r>
        <w:t>Sentence Evidence Register</w:t>
      </w:r>
    </w:p>
    <w:p>
      <w:pPr>
        <w:pStyle w:val="EvidenceNote"/>
      </w:pPr>
      <w:r>
        <w:t>Populate one row per sentence. Word counts use tokens of letters or numbers, allowing internal apostrophes and hyphens.</w:t>
      </w:r>
    </w:p>
    <w:tbl>
      <w:tblPr>
        <w:tblStyle w:val="TableGrid"/>
        <w:tblW w:type="auto" w:w="0"/>
        <w:tblLook w:firstColumn="1" w:firstRow="1" w:lastColumn="0" w:lastRow="0" w:noHBand="0" w:noVBand="1" w:val="04A0"/>
      </w:tblPr>
      <w:tblGrid>
        <w:gridCol w:w="2376"/>
        <w:gridCol w:w="2376"/>
        <w:gridCol w:w="2376"/>
        <w:gridCol w:w="2376"/>
        <w:gridCol w:w="2376"/>
        <w:gridCol w:w="2376"/>
      </w:tblGrid>
      <w:tr>
        <w:trPr>
          <w:tblHeader w:val="true"/>
        </w:trPr>
        <w:tc>
          <w:tcPr>
            <w:tcW w:type="dxa" w:w="2376"/>
            <w:shd w:fill="1F4E79"/>
          </w:tcPr>
          <w:p>
            <w:pPr>
              <w:spacing w:after="0"/>
            </w:pPr>
            <w:r>
              <w:rPr>
                <w:color w:val="FFFFFF"/>
              </w:rPr>
            </w:r>
            <w:r>
              <w:rPr>
                <w:b/>
                <w:color w:val="FFFFFF"/>
                <w:sz w:val="17"/>
              </w:rPr>
              <w:t>ID</w:t>
            </w:r>
          </w:p>
        </w:tc>
        <w:tc>
          <w:tcPr>
            <w:tcW w:type="dxa" w:w="2376"/>
            <w:shd w:fill="1F4E79"/>
          </w:tcPr>
          <w:p>
            <w:pPr>
              <w:spacing w:after="0"/>
            </w:pPr>
            <w:r>
              <w:rPr>
                <w:color w:val="FFFFFF"/>
              </w:rPr>
            </w:r>
            <w:r>
              <w:rPr>
                <w:b/>
                <w:color w:val="FFFFFF"/>
                <w:sz w:val="17"/>
              </w:rPr>
              <w:t>Source cue</w:t>
            </w:r>
          </w:p>
        </w:tc>
        <w:tc>
          <w:tcPr>
            <w:tcW w:type="dxa" w:w="2376"/>
            <w:shd w:fill="1F4E79"/>
          </w:tcPr>
          <w:p>
            <w:pPr>
              <w:spacing w:after="0"/>
            </w:pPr>
            <w:r>
              <w:rPr>
                <w:color w:val="FFFFFF"/>
              </w:rPr>
            </w:r>
            <w:r>
              <w:rPr>
                <w:b/>
                <w:color w:val="FFFFFF"/>
                <w:sz w:val="17"/>
              </w:rPr>
              <w:t>Source words</w:t>
            </w:r>
          </w:p>
        </w:tc>
        <w:tc>
          <w:tcPr>
            <w:tcW w:type="dxa" w:w="2376"/>
            <w:shd w:fill="1F4E79"/>
          </w:tcPr>
          <w:p>
            <w:pPr>
              <w:spacing w:after="0"/>
            </w:pPr>
            <w:r>
              <w:rPr>
                <w:color w:val="FFFFFF"/>
              </w:rPr>
            </w:r>
            <w:r>
              <w:rPr>
                <w:b/>
                <w:color w:val="FFFFFF"/>
                <w:sz w:val="17"/>
              </w:rPr>
              <w:t>Approved words</w:t>
            </w:r>
          </w:p>
        </w:tc>
        <w:tc>
          <w:tcPr>
            <w:tcW w:type="dxa" w:w="2376"/>
            <w:shd w:fill="1F4E79"/>
          </w:tcPr>
          <w:p>
            <w:pPr>
              <w:spacing w:after="0"/>
            </w:pPr>
            <w:r>
              <w:rPr>
                <w:color w:val="FFFFFF"/>
              </w:rPr>
            </w:r>
            <w:r>
              <w:rPr>
                <w:b/>
                <w:color w:val="FFFFFF"/>
                <w:sz w:val="17"/>
              </w:rPr>
              <w:t>Delta</w:t>
            </w:r>
          </w:p>
        </w:tc>
        <w:tc>
          <w:tcPr>
            <w:tcW w:type="dxa" w:w="2376"/>
            <w:shd w:fill="1F4E79"/>
          </w:tcPr>
          <w:p>
            <w:pPr>
              <w:spacing w:after="0"/>
            </w:pPr>
            <w:r>
              <w:rPr>
                <w:color w:val="FFFFFF"/>
              </w:rPr>
            </w:r>
            <w:r>
              <w:rPr>
                <w:b/>
                <w:color w:val="FFFFFF"/>
                <w:sz w:val="17"/>
              </w:rPr>
              <w:t>Edit class / review link</w:t>
            </w:r>
          </w:p>
        </w:tc>
      </w:tr>
      <w:tr>
        <w:trPr>
          <w:cantSplit/>
        </w:trPr>
        <w:tc>
          <w:tcPr>
            <w:tcW w:type="dxa" w:w="2376"/>
          </w:tcPr>
          <w:p>
            <w:pPr>
              <w:spacing w:after="0"/>
            </w:pPr>
            <w:r>
              <w:rPr>
                <w:sz w:val="17"/>
              </w:rPr>
              <w:t>S1</w:t>
            </w:r>
          </w:p>
        </w:tc>
        <w:tc>
          <w:tcPr>
            <w:tcW w:type="dxa" w:w="2376"/>
          </w:tcPr>
          <w:p>
            <w:pPr>
              <w:spacing w:after="0"/>
            </w:pPr>
            <w:r>
              <w:rPr>
                <w:sz w:val="17"/>
              </w:rPr>
              <w:t>In the heart of the bustling…</w:t>
            </w:r>
          </w:p>
        </w:tc>
        <w:tc>
          <w:tcPr>
            <w:tcW w:type="dxa" w:w="2376"/>
          </w:tcPr>
          <w:p>
            <w:pPr>
              <w:spacing w:after="0"/>
            </w:pPr>
            <w:r>
              <w:rPr>
                <w:sz w:val="17"/>
              </w:rPr>
              <w:t>18</w:t>
            </w:r>
          </w:p>
        </w:tc>
        <w:tc>
          <w:tcPr>
            <w:tcW w:type="dxa" w:w="2376"/>
          </w:tcPr>
          <w:p>
            <w:pPr>
              <w:spacing w:after="0"/>
            </w:pPr>
            <w:r>
              <w:rPr>
                <w:sz w:val="17"/>
              </w:rPr>
              <w:t>14</w:t>
            </w:r>
          </w:p>
        </w:tc>
        <w:tc>
          <w:tcPr>
            <w:tcW w:type="dxa" w:w="2376"/>
          </w:tcPr>
          <w:p>
            <w:pPr>
              <w:spacing w:after="0"/>
            </w:pPr>
            <w:r>
              <w:rPr>
                <w:sz w:val="17"/>
              </w:rPr>
              <w:t>-4</w:t>
            </w:r>
          </w:p>
        </w:tc>
        <w:tc>
          <w:tcPr>
            <w:tcW w:type="dxa" w:w="2376"/>
          </w:tcPr>
          <w:p>
            <w:pPr>
              <w:spacing w:after="0"/>
            </w:pPr>
            <w:r>
              <w:rPr>
                <w:sz w:val="17"/>
              </w:rPr>
              <w:t xml:space="preserve">Subject front-loading • </w:t>
            </w:r>
            <w:hyperlink w:anchor="review_S1" w:history="1">
              <w:r>
                <w:rPr>
                  <w:color w:val="0563C1"/>
                  <w:u w:val="single"/>
                </w:rPr>
                <w:t>Review S1</w:t>
              </w:r>
            </w:hyperlink>
          </w:p>
        </w:tc>
      </w:tr>
      <w:tr>
        <w:trPr>
          <w:cantSplit/>
        </w:trPr>
        <w:tc>
          <w:tcPr>
            <w:tcW w:type="dxa" w:w="2376"/>
          </w:tcPr>
          <w:p>
            <w:pPr>
              <w:spacing w:after="0"/>
            </w:pPr>
            <w:r>
              <w:rPr>
                <w:sz w:val="17"/>
              </w:rPr>
              <w:t>S2</w:t>
            </w:r>
          </w:p>
        </w:tc>
        <w:tc>
          <w:tcPr>
            <w:tcW w:type="dxa" w:w="2376"/>
          </w:tcPr>
          <w:p>
            <w:pPr>
              <w:spacing w:after="0"/>
            </w:pPr>
            <w:r>
              <w:rPr>
                <w:sz w:val="17"/>
              </w:rPr>
              <w:t>Its cozy interior adorned with vintage…</w:t>
            </w:r>
          </w:p>
        </w:tc>
        <w:tc>
          <w:tcPr>
            <w:tcW w:type="dxa" w:w="2376"/>
          </w:tcPr>
          <w:p>
            <w:pPr>
              <w:spacing w:after="0"/>
            </w:pPr>
            <w:r>
              <w:rPr>
                <w:sz w:val="17"/>
              </w:rPr>
              <w:t>21</w:t>
            </w:r>
          </w:p>
        </w:tc>
        <w:tc>
          <w:tcPr>
            <w:tcW w:type="dxa" w:w="2376"/>
          </w:tcPr>
          <w:p>
            <w:pPr>
              <w:spacing w:after="0"/>
            </w:pPr>
            <w:r>
              <w:rPr>
                <w:sz w:val="17"/>
              </w:rPr>
              <w:t>15</w:t>
            </w:r>
          </w:p>
        </w:tc>
        <w:tc>
          <w:tcPr>
            <w:tcW w:type="dxa" w:w="2376"/>
          </w:tcPr>
          <w:p>
            <w:pPr>
              <w:spacing w:after="0"/>
            </w:pPr>
            <w:r>
              <w:rPr>
                <w:sz w:val="17"/>
              </w:rPr>
              <w:t>-6</w:t>
            </w:r>
          </w:p>
        </w:tc>
        <w:tc>
          <w:tcPr>
            <w:tcW w:type="dxa" w:w="2376"/>
          </w:tcPr>
          <w:p>
            <w:pPr>
              <w:spacing w:after="0"/>
            </w:pPr>
            <w:r>
              <w:rPr>
                <w:sz w:val="17"/>
              </w:rPr>
              <w:t xml:space="preserve">Clause tightening • </w:t>
            </w:r>
            <w:hyperlink w:anchor="review_S2" w:history="1">
              <w:r>
                <w:rPr>
                  <w:color w:val="0563C1"/>
                  <w:u w:val="single"/>
                </w:rPr>
                <w:t>Review S2</w:t>
              </w:r>
            </w:hyperlink>
          </w:p>
        </w:tc>
      </w:tr>
      <w:tr>
        <w:trPr>
          <w:cantSplit/>
        </w:trPr>
        <w:tc>
          <w:tcPr>
            <w:tcW w:type="dxa" w:w="2376"/>
          </w:tcPr>
          <w:p>
            <w:pPr>
              <w:spacing w:after="0"/>
            </w:pPr>
            <w:r>
              <w:rPr>
                <w:sz w:val="17"/>
              </w:rPr>
              <w:t>S3</w:t>
            </w:r>
          </w:p>
        </w:tc>
        <w:tc>
          <w:tcPr>
            <w:tcW w:type="dxa" w:w="2376"/>
          </w:tcPr>
          <w:p>
            <w:pPr>
              <w:spacing w:after="0"/>
            </w:pPr>
            <w:r>
              <w:rPr>
                <w:sz w:val="17"/>
              </w:rPr>
              <w:t>The aroma of freshly brewed coffee…</w:t>
            </w:r>
          </w:p>
        </w:tc>
        <w:tc>
          <w:tcPr>
            <w:tcW w:type="dxa" w:w="2376"/>
          </w:tcPr>
          <w:p>
            <w:pPr>
              <w:spacing w:after="0"/>
            </w:pPr>
            <w:r>
              <w:rPr>
                <w:sz w:val="17"/>
              </w:rPr>
              <w:t>21</w:t>
            </w:r>
          </w:p>
        </w:tc>
        <w:tc>
          <w:tcPr>
            <w:tcW w:type="dxa" w:w="2376"/>
          </w:tcPr>
          <w:p>
            <w:pPr>
              <w:spacing w:after="0"/>
            </w:pPr>
            <w:r>
              <w:rPr>
                <w:sz w:val="17"/>
              </w:rPr>
              <w:t>13</w:t>
            </w:r>
          </w:p>
        </w:tc>
        <w:tc>
          <w:tcPr>
            <w:tcW w:type="dxa" w:w="2376"/>
          </w:tcPr>
          <w:p>
            <w:pPr>
              <w:spacing w:after="0"/>
            </w:pPr>
            <w:r>
              <w:rPr>
                <w:sz w:val="17"/>
              </w:rPr>
              <w:t>-8</w:t>
            </w:r>
          </w:p>
        </w:tc>
        <w:tc>
          <w:tcPr>
            <w:tcW w:type="dxa" w:w="2376"/>
          </w:tcPr>
          <w:p>
            <w:pPr>
              <w:spacing w:after="0"/>
            </w:pPr>
            <w:r>
              <w:rPr>
                <w:sz w:val="17"/>
              </w:rPr>
              <w:t xml:space="preserve">Sensory consolidation • </w:t>
            </w:r>
            <w:hyperlink w:anchor="review_S3" w:history="1">
              <w:r>
                <w:rPr>
                  <w:color w:val="0563C1"/>
                  <w:u w:val="single"/>
                </w:rPr>
                <w:t>Review S3</w:t>
              </w:r>
            </w:hyperlink>
          </w:p>
        </w:tc>
      </w:tr>
      <w:tr>
        <w:trPr>
          <w:cantSplit/>
        </w:trPr>
        <w:tc>
          <w:tcPr>
            <w:tcW w:type="dxa" w:w="2376"/>
          </w:tcPr>
          <w:p>
            <w:pPr>
              <w:spacing w:after="0"/>
            </w:pPr>
            <w:r>
              <w:rPr>
                <w:sz w:val="17"/>
              </w:rPr>
              <w:t>S4</w:t>
            </w:r>
          </w:p>
        </w:tc>
        <w:tc>
          <w:tcPr>
            <w:tcW w:type="dxa" w:w="2376"/>
          </w:tcPr>
          <w:p>
            <w:pPr>
              <w:spacing w:after="0"/>
            </w:pPr>
            <w:r>
              <w:rPr>
                <w:sz w:val="17"/>
              </w:rPr>
              <w:t>Patrons sat at mismatched tables engrossed…</w:t>
            </w:r>
          </w:p>
        </w:tc>
        <w:tc>
          <w:tcPr>
            <w:tcW w:type="dxa" w:w="2376"/>
          </w:tcPr>
          <w:p>
            <w:pPr>
              <w:spacing w:after="0"/>
            </w:pPr>
            <w:r>
              <w:rPr>
                <w:sz w:val="17"/>
              </w:rPr>
              <w:t>18</w:t>
            </w:r>
          </w:p>
        </w:tc>
        <w:tc>
          <w:tcPr>
            <w:tcW w:type="dxa" w:w="2376"/>
          </w:tcPr>
          <w:p>
            <w:pPr>
              <w:spacing w:after="0"/>
            </w:pPr>
            <w:r>
              <w:rPr>
                <w:sz w:val="17"/>
              </w:rPr>
              <w:t>10</w:t>
            </w:r>
          </w:p>
        </w:tc>
        <w:tc>
          <w:tcPr>
            <w:tcW w:type="dxa" w:w="2376"/>
          </w:tcPr>
          <w:p>
            <w:pPr>
              <w:spacing w:after="0"/>
            </w:pPr>
            <w:r>
              <w:rPr>
                <w:sz w:val="17"/>
              </w:rPr>
              <w:t>-8</w:t>
            </w:r>
          </w:p>
        </w:tc>
        <w:tc>
          <w:tcPr>
            <w:tcW w:type="dxa" w:w="2376"/>
          </w:tcPr>
          <w:p>
            <w:pPr>
              <w:spacing w:after="0"/>
            </w:pPr>
            <w:r>
              <w:rPr>
                <w:sz w:val="17"/>
              </w:rPr>
              <w:t xml:space="preserve">Parallel compression • </w:t>
            </w:r>
            <w:hyperlink w:anchor="review_S4" w:history="1">
              <w:r>
                <w:rPr>
                  <w:color w:val="0563C1"/>
                  <w:u w:val="single"/>
                </w:rPr>
                <w:t>Review S4</w:t>
              </w:r>
            </w:hyperlink>
          </w:p>
        </w:tc>
      </w:tr>
      <w:tr>
        <w:trPr>
          <w:cantSplit/>
        </w:trPr>
        <w:tc>
          <w:tcPr>
            <w:tcW w:type="dxa" w:w="2376"/>
          </w:tcPr>
          <w:p>
            <w:pPr>
              <w:spacing w:after="0"/>
            </w:pPr>
            <w:r>
              <w:rPr>
                <w:sz w:val="17"/>
              </w:rPr>
              <w:t>S5</w:t>
            </w:r>
          </w:p>
        </w:tc>
        <w:tc>
          <w:tcPr>
            <w:tcW w:type="dxa" w:w="2376"/>
          </w:tcPr>
          <w:p>
            <w:pPr>
              <w:spacing w:after="0"/>
            </w:pPr>
            <w:r>
              <w:rPr>
                <w:sz w:val="17"/>
              </w:rPr>
              <w:t>Outside the city buzzed with activity…</w:t>
            </w:r>
          </w:p>
        </w:tc>
        <w:tc>
          <w:tcPr>
            <w:tcW w:type="dxa" w:w="2376"/>
          </w:tcPr>
          <w:p>
            <w:pPr>
              <w:spacing w:after="0"/>
            </w:pPr>
            <w:r>
              <w:rPr>
                <w:sz w:val="17"/>
              </w:rPr>
              <w:t>25</w:t>
            </w:r>
          </w:p>
        </w:tc>
        <w:tc>
          <w:tcPr>
            <w:tcW w:type="dxa" w:w="2376"/>
          </w:tcPr>
          <w:p>
            <w:pPr>
              <w:spacing w:after="0"/>
            </w:pPr>
            <w:r>
              <w:rPr>
                <w:sz w:val="17"/>
              </w:rPr>
              <w:t>16</w:t>
            </w:r>
          </w:p>
        </w:tc>
        <w:tc>
          <w:tcPr>
            <w:tcW w:type="dxa" w:w="2376"/>
          </w:tcPr>
          <w:p>
            <w:pPr>
              <w:spacing w:after="0"/>
            </w:pPr>
            <w:r>
              <w:rPr>
                <w:sz w:val="17"/>
              </w:rPr>
              <w:t>-9</w:t>
            </w:r>
          </w:p>
        </w:tc>
        <w:tc>
          <w:tcPr>
            <w:tcW w:type="dxa" w:w="2376"/>
          </w:tcPr>
          <w:p>
            <w:pPr>
              <w:spacing w:after="0"/>
            </w:pPr>
            <w:r>
              <w:rPr>
                <w:sz w:val="17"/>
              </w:rPr>
              <w:t xml:space="preserve">Contrast compression • </w:t>
            </w:r>
            <w:hyperlink w:anchor="review_S5" w:history="1">
              <w:r>
                <w:rPr>
                  <w:color w:val="0563C1"/>
                  <w:u w:val="single"/>
                </w:rPr>
                <w:t>Review S5</w:t>
              </w:r>
            </w:hyperlink>
          </w:p>
        </w:tc>
      </w:tr>
    </w:tbl>
    <w:p>
      <w:pPr>
        <w:pStyle w:val="Heading1"/>
      </w:pPr>
      <w:r>
        <w:t>Copy Integrity Summary</w:t>
      </w:r>
    </w:p>
    <w:tbl>
      <w:tblPr>
        <w:tblStyle w:val="TableGrid"/>
        <w:tblW w:type="auto" w:w="0"/>
        <w:tblLook w:firstColumn="1" w:firstRow="1" w:lastColumn="0" w:lastRow="0" w:noHBand="0" w:noVBand="1" w:val="04A0"/>
      </w:tblPr>
      <w:tblGrid>
        <w:gridCol w:w="7128"/>
        <w:gridCol w:w="7128"/>
      </w:tblGrid>
      <w:tr>
        <w:trPr>
          <w:cantSplit/>
        </w:trPr>
        <w:tc>
          <w:tcPr>
            <w:tcW w:type="dxa" w:w="7128"/>
            <w:shd w:fill="D9EAF7"/>
          </w:tcPr>
          <w:p>
            <w:pPr>
              <w:spacing w:after="0"/>
            </w:pPr>
            <w:r/>
            <w:r>
              <w:rPr>
                <w:b/>
                <w:sz w:val="18"/>
              </w:rPr>
              <w:t>Source total</w:t>
            </w:r>
          </w:p>
        </w:tc>
        <w:tc>
          <w:tcPr>
            <w:tcW w:type="dxa" w:w="7128"/>
          </w:tcPr>
          <w:p>
            <w:r>
              <w:t>103</w:t>
            </w:r>
          </w:p>
        </w:tc>
      </w:tr>
      <w:tr>
        <w:trPr>
          <w:cantSplit/>
        </w:trPr>
        <w:tc>
          <w:tcPr>
            <w:tcW w:type="dxa" w:w="7128"/>
            <w:shd w:fill="D9EAF7"/>
          </w:tcPr>
          <w:p>
            <w:pPr>
              <w:spacing w:after="0"/>
            </w:pPr>
            <w:r/>
            <w:r>
              <w:rPr>
                <w:b/>
                <w:sz w:val="18"/>
              </w:rPr>
              <w:t>Approved total</w:t>
            </w:r>
          </w:p>
        </w:tc>
        <w:tc>
          <w:tcPr>
            <w:tcW w:type="dxa" w:w="7128"/>
          </w:tcPr>
          <w:p>
            <w:r>
              <w:t>68</w:t>
            </w:r>
          </w:p>
        </w:tc>
      </w:tr>
      <w:tr>
        <w:trPr>
          <w:cantSplit/>
        </w:trPr>
        <w:tc>
          <w:tcPr>
            <w:tcW w:type="dxa" w:w="7128"/>
            <w:shd w:fill="D9EAF7"/>
          </w:tcPr>
          <w:p>
            <w:pPr>
              <w:spacing w:after="0"/>
            </w:pPr>
            <w:r/>
            <w:r>
              <w:rPr>
                <w:b/>
                <w:sz w:val="18"/>
              </w:rPr>
              <w:t>Net change</w:t>
            </w:r>
          </w:p>
        </w:tc>
        <w:tc>
          <w:tcPr>
            <w:tcW w:type="dxa" w:w="7128"/>
          </w:tcPr>
          <w:p>
            <w:r>
              <w:t>-35</w:t>
            </w:r>
          </w:p>
        </w:tc>
      </w:tr>
      <w:tr>
        <w:trPr>
          <w:cantSplit/>
        </w:trPr>
        <w:tc>
          <w:tcPr>
            <w:tcW w:type="dxa" w:w="7128"/>
            <w:shd w:fill="D9EAF7"/>
          </w:tcPr>
          <w:p>
            <w:pPr>
              <w:spacing w:after="0"/>
            </w:pPr>
            <w:r/>
            <w:r>
              <w:rPr>
                <w:b/>
                <w:sz w:val="18"/>
              </w:rPr>
              <w:t>Unapproved factual additions</w:t>
            </w:r>
          </w:p>
        </w:tc>
        <w:tc>
          <w:tcPr>
            <w:tcW w:type="dxa" w:w="7128"/>
          </w:tcPr>
          <w:p>
            <w:r>
              <w:t>None</w:t>
            </w:r>
          </w:p>
        </w:tc>
      </w:tr>
    </w:tbl>
    <w:p>
      <w:pPr>
        <w:pStyle w:val="Heading1"/>
      </w:pPr>
      <w:r>
        <w:t>Evidence Note</w:t>
      </w:r>
    </w:p>
    <w:p>
      <w:pPr>
        <w:pStyle w:val="EvidenceNote"/>
      </w:pPr>
      <w:r>
        <w:t>The five approved revisions remain bounded by the controlled source. S1 keeps the city setting and the café as a tranquil pause. S2 retains the vintage furniture, soft lighting, cozy interior, and both locals and tourists. S3 keeps only the named coffee and pastry aromas. S4 preserves the mismatched tables, patron conversation or reflection, and drinks. S5 retains the outside-inside contrast, slowed-time image, and respite. The register shows the approved copy reduces the source from 103 words to 68, a net change of -35 words. This tightening removes ornament and compresses clauses without adding proper nouns, dates, numbers, prices, menu items, addresses, ratings, hours, or measurable service promises.</w:t>
      </w:r>
    </w:p>
    <w:sectPr w:rsidR="00FC693F" w:rsidRPr="0006063C" w:rsidSect="00034616">
      <w:headerReference w:type="default" r:id="rId11"/>
      <w:footerReference w:type="default" r:id="rId12"/>
      <w:pgSz w:w="15840" w:h="12240" w:orient="landscape"/>
      <w:pgMar w:top="792" w:right="792" w:bottom="792" w:left="792" w:header="720" w:footer="720" w:gutter="0"/>
      <w:cols w:space="720"/>
      <w:docGrid w:linePitch="360"/>
    </w:sectPr>
  </w:body>
</w:document>
</file>

<file path=word/comments.xml><?xml version="1.0" encoding="utf-8"?>
<w:comments xmlns:w="http://schemas.openxmlformats.org/wordprocessingml/2006/main">
  <w:comment w:id="1" w:author="Copy Desk" w:initials="CD" w:date="2026-09-07T15:00:00+00:00">
    <w:p>
      <w:r>
        <w:t>Audience evidence comes from source sentence S2; retain both audience groups.</w:t>
      </w:r>
    </w:p>
  </w:comment>
  <w:comment w:id="2" w:author="Copy Desk" w:initials="CD" w:date="2026-09-07T15:00:00+00:00">
    <w:p>
      <w:r>
        <w:t>Sensory evidence combines the two aromas named in source sentence S3; no additional menu items are approved.</w:t>
      </w:r>
    </w:p>
  </w:comment>
  <w:comment w:id="4" w:author="Copy Desk" w:initials="CD" w:date="2026-09-07T15:00:00+00:00">
    <w:p>
      <w:r>
        <w:t>This figurative claim is retained from source sentence S5 and must not be restated as a measurable service promise.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Controlled copy • Page </w:t>
    </w:r>
    <w:fldSimple w:instr="PAGE">
      <w:r>
        <w:t>1</w:t>
      </w:r>
    </w:fldSimple>
    <w:r>
      <w:t xml:space="preserve"> of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Controlled copy • 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NORTHSTAR COPY DESK  |  CAFÉ PROFILE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NORTHSTAR COPY DESK  |  SENTENCE EVIDENCE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ingSentence">
    <w:name w:val="Working Sentence"/>
    <w:pPr>
      <w:spacing w:after="140"/>
      <w:ind w:left="360" w:hanging="360"/>
    </w:pPr>
    <w:rPr>
      <w:rFonts w:ascii="Aptos" w:hAnsi="Aptos"/>
      <w:sz w:val="21"/>
    </w:rPr>
  </w:style>
  <w:style w:type="paragraph" w:customStyle="1" w:styleId="EvidenceNote">
    <w:name w:val="Evidence Note"/>
    <w:pPr>
      <w:spacing w:after="120" w:line="259" w:lineRule="auto"/>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Café Profile Editorial Review — Approved Copy</dc:title>
  <dc:subject>Tracked, evidence-bound copy-edit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