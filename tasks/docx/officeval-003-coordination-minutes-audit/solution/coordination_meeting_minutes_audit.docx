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3636C">
      <w:pPr>
        <w:pStyle w:val="3"/>
        <w:spacing w:line="276" w:lineRule="auto"/>
      </w:pPr>
    </w:p>
    <w:p w14:paraId="5676EACA">
      <w:pPr>
        <w:pStyle w:val="3"/>
        <w:spacing w:line="276" w:lineRule="auto"/>
      </w:pPr>
    </w:p>
    <w:p w14:paraId="3345865D">
      <w:pPr>
        <w:tabs>
          <w:tab w:val="left" w:pos="2763"/>
        </w:tabs>
        <w:spacing w:before="176" w:line="186" w:lineRule="auto"/>
        <w:jc w:val="center"/>
        <w:rPr>
          <w:rFonts w:ascii="微软雅黑" w:hAnsi="微软雅黑" w:eastAsia="微软雅黑" w:cs="微软雅黑"/>
          <w:sz w:val="41"/>
          <w:szCs w:val="41"/>
          <w:lang w:eastAsia="zh-CN"/>
        </w:rPr>
      </w:pPr>
      <w:r>
        <w:rPr>
          <w:rFonts w:hint="eastAsia" w:ascii="微软雅黑" w:hAnsi="微软雅黑" w:eastAsia="微软雅黑" w:cs="微软雅黑"/>
          <w:color w:val="231F20"/>
          <w:spacing w:val="10"/>
          <w:sz w:val="41"/>
          <w:szCs w:val="41"/>
          <w:u w:val="double"/>
          <w:lang w:val="en-US" w:eastAsia="zh-CN"/>
        </w:rPr>
        <w:t>部门协调会</w:t>
      </w:r>
    </w:p>
    <w:p w14:paraId="348989D2">
      <w:pPr>
        <w:pStyle w:val="3"/>
        <w:spacing w:line="246" w:lineRule="auto"/>
        <w:rPr>
          <w:lang w:eastAsia="zh-CN"/>
        </w:rPr>
      </w:pPr>
    </w:p>
    <w:p w14:paraId="54B2BD60">
      <w:pPr>
        <w:spacing w:before="85" w:line="179" w:lineRule="auto"/>
        <w:ind w:left="72"/>
        <w:rPr>
          <w:rFonts w:ascii="微软雅黑" w:hAnsi="微软雅黑" w:eastAsia="微软雅黑" w:cs="微软雅黑"/>
          <w:sz w:val="20"/>
          <w:szCs w:val="20"/>
          <w:lang w:eastAsia="zh-CN"/>
        </w:rPr>
      </w:pPr>
      <w:r>
        <w:rPr>
          <w:rFonts w:ascii="微软雅黑" w:hAnsi="微软雅黑" w:eastAsia="微软雅黑" w:cs="微软雅黑"/>
          <w:color w:val="231F20"/>
          <w:spacing w:val="1"/>
          <w:sz w:val="19"/>
          <w:szCs w:val="19"/>
          <w:lang w:eastAsia="zh-CN"/>
        </w:rPr>
        <w:t xml:space="preserve">时        间 :      2026年3月18日             </w:t>
      </w:r>
      <w:r>
        <w:rPr>
          <w:rFonts w:hint="eastAsia" w:ascii="微软雅黑" w:hAnsi="微软雅黑" w:eastAsia="微软雅黑" w:cs="微软雅黑"/>
          <w:color w:val="231F20"/>
          <w:spacing w:val="1"/>
          <w:sz w:val="19"/>
          <w:szCs w:val="19"/>
          <w:lang w:val="en-US" w:eastAsia="zh-CN"/>
        </w:rPr>
        <w:t xml:space="preserve">            </w:t>
      </w:r>
      <w:r>
        <w:rPr>
          <w:rFonts w:ascii="微软雅黑" w:hAnsi="微软雅黑" w:eastAsia="微软雅黑" w:cs="微软雅黑"/>
          <w:color w:val="231F20"/>
          <w:spacing w:val="1"/>
          <w:sz w:val="19"/>
          <w:szCs w:val="19"/>
          <w:lang w:eastAsia="zh-CN"/>
        </w:rPr>
        <w:t xml:space="preserve">主  持  人 :    许承柏                  </w:t>
      </w:r>
      <w:r>
        <w:rPr>
          <w:rFonts w:hint="eastAsia" w:ascii="微软雅黑" w:hAnsi="微软雅黑" w:eastAsia="微软雅黑" w:cs="微软雅黑"/>
          <w:color w:val="231F20"/>
          <w:spacing w:val="1"/>
          <w:sz w:val="19"/>
          <w:szCs w:val="19"/>
          <w:lang w:val="en-US" w:eastAsia="zh-CN"/>
        </w:rPr>
        <w:t xml:space="preserve">           </w:t>
      </w:r>
      <w:r>
        <w:rPr>
          <w:rFonts w:ascii="微软雅黑" w:hAnsi="微软雅黑" w:eastAsia="微软雅黑" w:cs="微软雅黑"/>
          <w:color w:val="231F20"/>
          <w:spacing w:val="1"/>
          <w:sz w:val="19"/>
          <w:szCs w:val="19"/>
          <w:lang w:eastAsia="zh-CN"/>
        </w:rPr>
        <w:t xml:space="preserve">记  录  人 :   林若棠      </w:t>
      </w:r>
    </w:p>
    <w:p w14:paraId="5EC26202">
      <w:pPr>
        <w:pStyle w:val="3"/>
        <w:spacing w:line="265" w:lineRule="auto"/>
        <w:rPr>
          <w:lang w:eastAsia="zh-CN"/>
        </w:rPr>
      </w:pPr>
    </w:p>
    <w:p w14:paraId="619604BA">
      <w:pPr>
        <w:spacing w:before="86" w:line="177" w:lineRule="auto"/>
        <w:ind w:left="70"/>
        <w:rPr>
          <w:rFonts w:ascii="微软雅黑" w:hAnsi="微软雅黑" w:eastAsia="微软雅黑" w:cs="微软雅黑"/>
          <w:color w:val="231F20"/>
          <w:sz w:val="20"/>
          <w:szCs w:val="20"/>
          <w:u w:val="single"/>
          <w:lang w:eastAsia="zh-CN"/>
        </w:rPr>
      </w:pPr>
      <w:r>
        <w:rPr>
          <w:rFonts w:ascii="微软雅黑" w:hAnsi="微软雅黑" w:eastAsia="微软雅黑" w:cs="微软雅黑"/>
          <w:color w:val="231F20"/>
          <w:spacing w:val="10"/>
          <w:sz w:val="19"/>
          <w:szCs w:val="19"/>
          <w:lang w:eastAsia="zh-CN"/>
        </w:rPr>
        <w:t xml:space="preserve">地      点 :     综合楼二层会议室                   应出席数 :    5                               实出席数 :     5     </w:t>
      </w:r>
    </w:p>
    <w:p w14:paraId="6C0AAB7E">
      <w:pPr>
        <w:spacing w:before="86" w:line="177" w:lineRule="auto"/>
        <w:ind w:left="70"/>
        <w:rPr>
          <w:rFonts w:ascii="微软雅黑" w:hAnsi="微软雅黑" w:eastAsia="微软雅黑" w:cs="微软雅黑"/>
          <w:color w:val="231F20"/>
          <w:sz w:val="20"/>
          <w:szCs w:val="20"/>
          <w:u w:val="single"/>
          <w:lang w:eastAsia="zh-CN"/>
        </w:rPr>
      </w:pPr>
      <w:r>
        <w:rPr>
          <w:rFonts w:hint="eastAsia" w:ascii="微软雅黑" w:hAnsi="微软雅黑" w:eastAsia="微软雅黑" w:cs="微软雅黑"/>
          <w:color w:val="231F20"/>
          <w:sz w:val="20"/>
          <w:szCs w:val="20"/>
          <w:u w:val="single"/>
          <w:lang w:eastAsia="zh-CN"/>
        </w:rPr>
        <w:t xml:space="preserve"> </w:t>
      </w:r>
    </w:p>
    <w:p w14:paraId="560AB084">
      <w:pPr>
        <w:spacing w:before="85" w:line="274" w:lineRule="auto"/>
        <w:ind w:left="80"/>
        <w:rPr>
          <w:rFonts w:ascii="微软雅黑" w:hAnsi="微软雅黑" w:eastAsia="微软雅黑" w:cs="微软雅黑"/>
          <w:sz w:val="20"/>
          <w:szCs w:val="20"/>
          <w:lang w:eastAsia="zh-CN"/>
        </w:rPr>
      </w:pPr>
      <w:r>
        <w:rPr>
          <w:rFonts w:ascii="微软雅黑" w:hAnsi="微软雅黑" w:eastAsia="微软雅黑" w:cs="微软雅黑"/>
          <w:color w:val="231F20"/>
          <w:spacing w:val="11"/>
          <w:sz w:val="19"/>
          <w:szCs w:val="19"/>
          <w:lang w:eastAsia="zh-CN"/>
        </w:rPr>
        <w:t>列席人员 :    陈予宁、侯景澜、</w:t>
      </w:r>
      <w:r>
        <w:rPr>
          <w:rFonts w:hint="eastAsia" w:ascii="微软雅黑" w:hAnsi="微软雅黑" w:eastAsia="微软雅黑" w:cs="微软雅黑"/>
          <w:color w:val="231F20"/>
          <w:spacing w:val="11"/>
          <w:sz w:val="19"/>
          <w:szCs w:val="19"/>
          <w:lang w:eastAsia="zh-CN"/>
        </w:rPr>
        <w:t>魏预</w:t>
      </w:r>
      <w:r>
        <w:rPr>
          <w:rFonts w:ascii="微软雅黑" w:hAnsi="微软雅黑" w:eastAsia="微软雅黑" w:cs="微软雅黑"/>
          <w:color w:val="231F20"/>
          <w:spacing w:val="11"/>
          <w:sz w:val="19"/>
          <w:szCs w:val="19"/>
          <w:lang w:eastAsia="zh-CN"/>
        </w:rPr>
        <w:t xml:space="preserve">、周言朔                                                                             </w:t>
      </w:r>
    </w:p>
    <w:p w14:paraId="51390A5F">
      <w:pPr>
        <w:spacing w:before="1" w:line="177" w:lineRule="auto"/>
        <w:ind w:left="86"/>
        <w:rPr>
          <w:rFonts w:ascii="微软雅黑" w:hAnsi="微软雅黑" w:eastAsia="微软雅黑" w:cs="微软雅黑"/>
          <w:sz w:val="20"/>
          <w:szCs w:val="20"/>
          <w:lang w:eastAsia="zh-CN"/>
        </w:rPr>
      </w:pPr>
      <w:r>
        <w:rPr>
          <w:rFonts w:ascii="微软雅黑" w:hAnsi="微软雅黑" w:eastAsia="微软雅黑" w:cs="微软雅黑"/>
          <w:color w:val="231F20"/>
          <w:spacing w:val="13"/>
          <w:sz w:val="19"/>
          <w:szCs w:val="19"/>
          <w:lang w:eastAsia="zh-CN"/>
        </w:rPr>
        <w:t>会议内容 :</w:t>
      </w:r>
    </w:p>
    <w:tbl>
      <w:tblPr>
        <w:tblW w:type="dxa" w:w="9637"/>
        <w:jc w:val="center"/>
        <w:tblLayout w:type="fixed"/>
        <w:tblLook w:firstColumn="1" w:firstRow="1" w:lastColumn="0" w:lastRow="0" w:noHBand="0" w:noVBand="1" w:val="04A0"/>
      </w:tblPr>
      <w:tblGrid>
        <w:gridCol w:w="10206"/>
      </w:tblGrid>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许承柏：部门共有5人，本次到会5人，符合会议人员参会要求。经与陈予宁沟通，建议侯景澜、</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魏预列席会议，就近期事项进行讨论。现在开始会议。</w:t>
            </w:r>
          </w:p>
        </w:tc>
      </w:tr>
      <w:tr>
        <w:trPr>
          <w:cantSplit/>
          <w:trHeight w:val="500" w:hRule="exact"/>
        </w:trPr>
        <w:tc>
          <w:tcPr>
            <w:tcW w:type="dxa" w:w="9638"/>
            <w:tcBorders>
              <w:top w:val="nil"/>
              <w:left w:val="nil"/>
              <w:bottom w:val="single" w:sz="4" w:color="000000" w:space="0"/>
              <w:right w:val="nil"/>
            </w:tcBorders>
            <w:shd w:fill="D9EAF7"/>
          </w:tcPr>
          <w:p>
            <w:pPr>
              <w:spacing w:before="0" w:after="0" w:line="240" w:lineRule="auto"/>
              <w:ind w:left="0" w:firstLine="0"/>
            </w:pPr>
            <w:r>
              <w:rPr>
                <w:rFonts w:ascii="Noto Sans CJK SC" w:hAnsi="Noto Sans CJK SC" w:eastAsia="Noto Sans CJK SC"/>
                <w:b/>
                <w:sz w:val="21"/>
              </w:rPr>
              <w:t>一、专题学习</w:t>
            </w:r>
          </w:p>
        </w:tc>
      </w:tr>
      <w:tr>
        <w:trPr>
          <w:cantSplit/>
          <w:trHeight w:val="500" w:hRule="exact"/>
        </w:trPr>
        <w:tc>
          <w:tcPr>
            <w:tcW w:type="dxa" w:w="9638"/>
            <w:tcBorders>
              <w:top w:val="nil"/>
              <w:left w:val="nil"/>
              <w:bottom w:val="single" w:sz="4" w:color="000000" w:space="0"/>
              <w:right w:val="nil"/>
            </w:tcBorders>
            <w:shd w:fill="D9EAF7"/>
          </w:tcPr>
          <w:p>
            <w:pPr>
              <w:spacing w:before="0" w:after="0" w:line="240" w:lineRule="auto"/>
              <w:ind w:left="0" w:firstLine="0"/>
            </w:pPr>
            <w:r>
              <w:rPr>
                <w:rFonts w:ascii="Noto Sans CJK SC" w:hAnsi="Noto Sans CJK SC" w:eastAsia="Noto Sans CJK SC"/>
                <w:b/>
                <w:sz w:val="21"/>
              </w:rPr>
              <w:t>（一）制度学习</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许承柏领学：提升综合服务质量的闭环管理</w:t>
            </w:r>
          </w:p>
        </w:tc>
      </w:tr>
      <w:tr>
        <w:trPr>
          <w:cantSplit/>
          <w:trHeight w:val="500" w:hRule="exact"/>
        </w:trPr>
        <w:tc>
          <w:tcPr>
            <w:tcW w:type="dxa" w:w="9638"/>
            <w:tcBorders>
              <w:top w:val="nil"/>
              <w:left w:val="nil"/>
              <w:bottom w:val="single" w:sz="4" w:color="000000" w:space="0"/>
              <w:right w:val="nil"/>
            </w:tcBorders>
            <w:shd w:fill="D9EAF7"/>
          </w:tcPr>
          <w:p>
            <w:pPr>
              <w:spacing w:before="0" w:after="0" w:line="240" w:lineRule="auto"/>
              <w:ind w:left="0" w:firstLine="0"/>
            </w:pPr>
            <w:r>
              <w:rPr>
                <w:rFonts w:ascii="Noto Sans CJK SC" w:hAnsi="Noto Sans CJK SC" w:eastAsia="Noto Sans CJK SC"/>
                <w:b/>
                <w:sz w:val="21"/>
              </w:rPr>
              <w:t>（二）重点资料学习</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1.《现场作业资料交接登记簿》</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2.《设备巡检与异常处置记录》</w:t>
            </w:r>
          </w:p>
        </w:tc>
      </w:tr>
      <w:tr>
        <w:trPr>
          <w:cantSplit/>
          <w:trHeight w:val="500" w:hRule="exact"/>
        </w:trPr>
        <w:tc>
          <w:tcPr>
            <w:tcW w:type="dxa" w:w="9638"/>
            <w:tcBorders>
              <w:top w:val="nil"/>
              <w:left w:val="nil"/>
              <w:bottom w:val="single" w:sz="4" w:color="000000" w:space="0"/>
              <w:right w:val="nil"/>
            </w:tcBorders>
            <w:shd w:fill="D9EAF7"/>
          </w:tcPr>
          <w:p>
            <w:pPr>
              <w:spacing w:before="0" w:after="0" w:line="240" w:lineRule="auto"/>
              <w:ind w:left="0" w:firstLine="0"/>
            </w:pPr>
            <w:r>
              <w:rPr>
                <w:rFonts w:ascii="Noto Sans CJK SC" w:hAnsi="Noto Sans CJK SC" w:eastAsia="Noto Sans CJK SC"/>
                <w:b/>
                <w:sz w:val="21"/>
              </w:rPr>
              <w:t>二、回顾2月份工作情况，部署3月份重点任务</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陈予宁：上月现场管理工作主要存在两类问题。一是库区作业管理存在疏漏：2月7日东港营业</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点4号线临时围挡警示牌信息更新不及时，夜间巡视记录未按照班次完整填写。当班人员完成</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工作交接后，未在《现场作业资料交接登记簿》内补签确认，区域管理人员2月份检查记录留</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存不够齐全。快运2线一辆厢式车整理完毕后，作业人员未按要求使用辅助工具复位车门。二</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是资料核对方面：2月14日北苑发往南桥的组合货物，清单登记为通用配件若干箱、包装材料</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若干件，现场抽查发现还夹带园艺工具一批，登记信息与实物描述不一致，存在填报口径不清</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的问题。请侯经理将整改推进情况作重点说明。下月现场管理工作重点提醒：1.加强岗位培训。</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一要做好春季换班期间的补充培训，组织全体成员参加制度学习，强化劳动安全和交接意识；</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二是传达好《现场管理提示单》（运管〔2026〕08号），抓好季节性风险提示和新到岗人员辅</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导，加强关键环节复核，重点防范多人协同作业时的流程遗漏。2.抓好装卸现场秩序维护。3.</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加强劳动安全风险管控，结合气温变化开展班前提醒，利用交班会讲解典型案例，提升自我防</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护意识；结合各岗位实际，关注连续作业人员身体状况，提醒做好班前休息。4.消防与用电方</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面，结合近期外部火情案例向全体成员传达安全提示要求，提前做好安全防范准备工作。</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侯景澜：上月两项重点现场事项整改推进如下：一是组织东港营业点作业人员召开专题分析会，</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对照流程逐项复盘，推动整改措施落地；同步约谈协作单位，对检查发现的警示牌更新、记录</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补填不及时等问题，依据《协作服务协议》相关条款出具《履约提醒单》并纳入月度评价；二</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是开展自查整修，对破损围挡、标识牌和记录夹进行更换，严格落实资料交接登记和区域负责</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人定期复核制度；同时加强现场作业标准执行管控，杜绝装卸作业中简化拍照、缺少确认等情</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况。资料核对方面整改措施：首先是对在货区内办理的货物，营业点要核对品名、包装和随车</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清单是否一致；按件受理的货物要对照清单点验数量。对于组合货物，要全程做好抽查和记录；</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其次是加强日常货物识别知识学习，提高现场人员业务能力；最后是加强现场检查，各级管理</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人员加强对班组作业现场的抽查盯控，切实做好安全把关。另外，消防安全方面上月累计排查</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多个营业点消防制度、应急器材和仓储区域，办公区及休息区均已完成用电检查；各点已组织</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消防培训，东港营业点完成仓库初起火情处置演练，南苑营业点完成办公楼疏散演练。要求各</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点管理人员增加现场巡视频次，加强禁止私拉电线充电的宣传，持续提升货区规范化管理。</w:t>
            </w:r>
          </w:p>
        </w:tc>
      </w:tr>
      <w:tr>
        <w:trPr>
          <w:cantSplit/>
          <w:trHeight w:val="500" w:hRule="exact"/>
        </w:trPr>
        <w:tc>
          <w:tcPr>
            <w:tcW w:type="dxa" w:w="9638"/>
            <w:tcBorders>
              <w:top w:val="nil"/>
              <w:left w:val="nil"/>
              <w:bottom w:val="single" w:sz="4" w:color="000000" w:space="0"/>
              <w:right w:val="nil"/>
            </w:tcBorders>
            <w:shd w:fill="D9EAF7"/>
          </w:tcPr>
          <w:p>
            <w:pPr>
              <w:spacing w:before="0" w:after="0" w:line="240" w:lineRule="auto"/>
              <w:ind w:left="0" w:firstLine="0"/>
            </w:pPr>
            <w:r>
              <w:rPr>
                <w:rFonts w:ascii="Noto Sans CJK SC" w:hAnsi="Noto Sans CJK SC" w:eastAsia="Noto Sans CJK SC"/>
                <w:b/>
                <w:sz w:val="21"/>
              </w:rPr>
              <w:t>三、作业偏差情况分析</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eastAsia="Noto Sans CJK SC"/>
                <w:sz w:val="21"/>
              </w:rPr>
              <w:t>二月份作业偏差共发生</w:t>
            </w:r>
            <w:del w:id="901" w:author="会议记录核查员" w:date="2026-09-08T02:00:00+00:00">
              <w:r>
                <w:rPr>
                  <w:rFonts w:ascii="Noto Sans CJK SC" w:eastAsia="Noto Sans CJK SC"/>
                  <w:sz w:val="21"/>
                </w:rPr>
                <w:delText>若干</w:delText>
              </w:r>
            </w:del>
            <w:ins w:id="902" w:author="会议记录核查员" w:date="2026-09-08T02:00:00+00:00">
              <w:commentRangeStart w:id="1"/>
              <w:r>
                <w:rPr>
                  <w:rFonts w:ascii="Noto Sans CJK SC" w:eastAsia="Noto Sans CJK SC"/>
                  <w:sz w:val="21"/>
                </w:rPr>
                <w:t>5</w:t>
              </w:r>
              <w:commentRangeEnd w:id="1"/>
              <w:r>
                <w:rPr>
                  <w:rStyle w:val="CommentReference"/>
                </w:rPr>
                <w:commentReference w:id="1"/>
              </w:r>
            </w:ins>
            <w:r>
              <w:rPr>
                <w:rFonts w:ascii="Noto Sans CJK SC" w:eastAsia="Noto Sans CJK SC"/>
                <w:sz w:val="21"/>
              </w:rPr>
              <w:t>件，具体情况如下：</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00" w:name="deviation_1"/>
            <w:r>
              <w:rPr>
                <w:rFonts w:ascii="Noto Sans CJK SC" w:hAnsi="Noto Sans CJK SC" w:eastAsia="Noto Sans CJK SC"/>
                <w:b w:val="0"/>
                <w:sz w:val="21"/>
              </w:rPr>
              <w:t>1、2026年2月3日19:20至20:10，在北苑货区检查发现交接单附件顺序装订错误，与系统留存</w:t>
            </w:r>
            <w:bookmarkEnd w:id="1000"/>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清单不一致。责任人沈言川，按照作业质量管理办法定为一般偏差1件。</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01" w:name="deviation_2"/>
            <w:r>
              <w:rPr>
                <w:rFonts w:ascii="Noto Sans CJK SC" w:hAnsi="Noto Sans CJK SC" w:eastAsia="Noto Sans CJK SC"/>
                <w:b w:val="0"/>
                <w:sz w:val="21"/>
              </w:rPr>
              <w:t>2、2026年2月8日15:30至16:05，在值班室进行音视频抽查时发现2月6日快运3线作业记录画</w:t>
            </w:r>
            <w:bookmarkEnd w:id="1001"/>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面不完整，部分复核环节未拍到全景。责任人陆清予，按照作业质量管理办法定为一般偏差1</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件。</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02" w:name="deviation_3"/>
            <w:r>
              <w:rPr>
                <w:rFonts w:ascii="Noto Sans CJK SC" w:hAnsi="Noto Sans CJK SC" w:eastAsia="Noto Sans CJK SC"/>
                <w:b w:val="0"/>
                <w:sz w:val="21"/>
              </w:rPr>
              <w:t>3、2026年2月12日在东港营业点检查发现当日交接台账汇总统计口径存在偏差，台账数据与现</w:t>
            </w:r>
            <w:bookmarkEnd w:id="1002"/>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场留存记录不符。责任人何珩，按照作业质量管理办法定为一般偏差1件。</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03" w:name="deviation_4"/>
            <w:r>
              <w:rPr>
                <w:rFonts w:ascii="Noto Sans CJK SC" w:hAnsi="Noto Sans CJK SC" w:eastAsia="Noto Sans CJK SC"/>
                <w:b w:val="0"/>
                <w:sz w:val="21"/>
              </w:rPr>
              <w:t>4、2026年2月19日10:05至10:48，在南苑营业点检查发现现场人员未按规定佩戴记录设备完</w:t>
            </w:r>
            <w:bookmarkEnd w:id="1003"/>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成全流程复核。责任人谭若昕，按照作业质量管理办法定为一般偏差1件。</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04" w:name="deviation_5"/>
            <w:r>
              <w:rPr>
                <w:rFonts w:ascii="Noto Sans CJK SC" w:hAnsi="Noto Sans CJK SC" w:eastAsia="Noto Sans CJK SC"/>
                <w:b w:val="0"/>
                <w:sz w:val="21"/>
              </w:rPr>
              <w:t>5、2026年2月24日17:40至18:25，在北苑营业点进行回放抽查时发现外勤人员在专线整理作</w:t>
            </w:r>
            <w:bookmarkEnd w:id="1004"/>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业中，缺少关键节点的视频片段。责任人骆承远，按照作业质量管理办法定为一般偏差1件。</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问题分析：以上偏差问题，反映出部分工作人员标准意识薄弱、流程执行粗放、资料复核不严。</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同时营业点在日常提醒督促、现场抽查复盘、人员实操帮带等工作中仍存在短板，整体标准化</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作业水平仍需进一步提升。</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整改措施：</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1、加强遵章守纪和按标作业教育，持续压减同类偏差。</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2、开展交心谈话和结对帮扶，帮助相关人员熟悉流程。</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3、管理人员增加现场巡查频次，发现问题及时提醒纠正。</w:t>
            </w:r>
          </w:p>
        </w:tc>
      </w:tr>
      <w:tr>
        <w:trPr>
          <w:cantSplit/>
          <w:trHeight w:val="500" w:hRule="exact"/>
        </w:trPr>
        <w:tc>
          <w:tcPr>
            <w:tcW w:type="dxa" w:w="9638"/>
            <w:tcBorders>
              <w:top w:val="nil"/>
              <w:left w:val="nil"/>
              <w:bottom w:val="single" w:sz="4" w:color="000000" w:space="0"/>
              <w:right w:val="nil"/>
            </w:tcBorders>
            <w:shd w:fill="D9EAF7"/>
          </w:tcPr>
          <w:p>
            <w:pPr>
              <w:spacing w:before="0" w:after="0" w:line="240" w:lineRule="auto"/>
              <w:ind w:left="0" w:firstLine="0"/>
            </w:pPr>
            <w:r>
              <w:rPr>
                <w:rFonts w:ascii="Noto Sans CJK SC" w:hAnsi="Noto Sans CJK SC" w:eastAsia="Noto Sans CJK SC"/>
                <w:b/>
                <w:sz w:val="21"/>
              </w:rPr>
              <w:t>四、研究后续事项</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05" w:name="decision_1"/>
            <w:r>
              <w:rPr>
                <w:rFonts w:ascii="Noto Sans CJK SC" w:hAnsi="Noto Sans CJK SC" w:eastAsia="Noto Sans CJK SC"/>
                <w:b/>
                <w:sz w:val="21"/>
              </w:rPr>
              <w:t>1、研究东港作业点值班室照明及门窗维护</w:t>
            </w:r>
            <w:bookmarkEnd w:id="1005"/>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魏预：东港作业点值班室照明老化、门窗闭合不严，需安排整体维护。</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许承柏：请各位成员发表意见？</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许承柏：我认为改善值守环境有助于稳定现场服务秩序，我同意维护。</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许承柏：各位意见基本一致，现在进行表决。</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最终意见：同意该维护事项。</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06" w:name="decision_2"/>
            <w:r>
              <w:rPr>
                <w:rFonts w:ascii="Noto Sans CJK SC" w:hAnsi="Noto Sans CJK SC" w:eastAsia="Noto Sans CJK SC"/>
                <w:b/>
                <w:sz w:val="21"/>
              </w:rPr>
              <w:t>2、研究南苑作业点茶水间排风设备清洁</w:t>
            </w:r>
            <w:bookmarkEnd w:id="1006"/>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魏预：南苑作业点茶水间排风设备积尘较多，影响日常使用环境，需安排清洁。</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许承柏：请各位成员发表意见？</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许承柏：我同意。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陈予宁：该事项属于日常服务保障，保持设备清洁有利于改善公共区域环境，建议尽快落实。</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许承柏：各位意见基本一致，现在进行表决。</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最终意见：同意该项清洁事项，按流程申报。</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07" w:name="decision_3"/>
            <w:r>
              <w:rPr>
                <w:rFonts w:ascii="Noto Sans CJK SC" w:hAnsi="Noto Sans CJK SC" w:eastAsia="Noto Sans CJK SC"/>
                <w:b/>
                <w:sz w:val="21"/>
              </w:rPr>
              <w:t>3、研究北苑货区仓库安装高处作业防护挂点</w:t>
            </w:r>
            <w:bookmarkEnd w:id="1007"/>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周言朔：北苑货区仓库偶有登高整理作业，为提升作业安全，需设置防护挂点。</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许承柏：请各位成员发表意见？</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陈予宁：这属于现场安全基础保障，我同意。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许承柏：各位意见基本一致，现在进行表决。</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最终意见：同意该安装事项，按流程申报。</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08" w:name="decision_4"/>
            <w:r>
              <w:rPr>
                <w:rFonts w:ascii="Noto Sans CJK SC" w:hAnsi="Noto Sans CJK SC" w:eastAsia="Noto Sans CJK SC"/>
                <w:b/>
                <w:sz w:val="21"/>
              </w:rPr>
              <w:t>4、南苑营业点现场办公设施维护</w:t>
            </w:r>
            <w:bookmarkEnd w:id="1008"/>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周言朔：南苑营业点办公室照明、插座和柜门存在老化情况，需组织维护。</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许承柏：请各位成员发表意见？</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陈予宁：照明及办公设施关系到日常工作秩序，建议尽快安排检修，我同意。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许承柏：各位意见基本一致，现在进行表决。</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最终意见：同意该维护事项，按流程申报。</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09" w:name="decision_5"/>
            <w:r>
              <w:rPr>
                <w:rFonts w:ascii="Noto Sans CJK SC" w:hAnsi="Noto Sans CJK SC" w:eastAsia="Noto Sans CJK SC"/>
                <w:b/>
                <w:sz w:val="21"/>
              </w:rPr>
              <w:t>5、北苑营业点生产用水及排水设施维护事项</w:t>
            </w:r>
            <w:bookmarkEnd w:id="1009"/>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魏预：北苑营业点生产用水阀门、排水管道存在渗漏和堵塞情况，需维护。</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许承柏：请各位成员发表意见？</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许承柏：现在进行表决。</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最终意见：同意该维护事项，按流程申报。</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10" w:name="decision_6"/>
            <w:r>
              <w:rPr>
                <w:rFonts w:ascii="Noto Sans CJK SC" w:hAnsi="Noto Sans CJK SC" w:eastAsia="Noto Sans CJK SC"/>
                <w:b/>
                <w:sz w:val="21"/>
              </w:rPr>
              <w:t>6、北苑货区检测设备维修</w:t>
            </w:r>
            <w:bookmarkEnd w:id="1010"/>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周言朔：北苑货区便携检测仪、视频采集终端故障率上升，需集中维修。</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许承柏：请各位成员发表意见？</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侯景澜：检测设备与视频记录均是现场作业复核的重要工具，应尽快恢复稳定。</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许承柏：现在进行表决。</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最终意见：同意该维修事项，按流程申报。</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11" w:name="decision_7"/>
            <w:r>
              <w:rPr>
                <w:rFonts w:ascii="Noto Sans CJK SC" w:hAnsi="Noto Sans CJK SC" w:eastAsia="Noto Sans CJK SC"/>
                <w:b/>
                <w:sz w:val="21"/>
              </w:rPr>
              <w:t>7、北苑货区车辆雨棚整修</w:t>
            </w:r>
            <w:bookmarkEnd w:id="1011"/>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周言朔：北苑货区车辆雨棚局部面板松动、排水槽破损，需整修。</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许承柏：请各位成员发表意见？</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许承柏：雨棚损坏不利于车辆停放和统一管理，应尽快整修。</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许承柏：现在进行表决。</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最终意见：同意该整修事项，按流程申报。</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bookmarkStart w:id="1012" w:name="decision_8"/>
            <w:r>
              <w:rPr>
                <w:rFonts w:ascii="Noto Sans CJK SC" w:hAnsi="Noto Sans CJK SC" w:eastAsia="Noto Sans CJK SC"/>
                <w:b/>
                <w:sz w:val="21"/>
              </w:rPr>
              <w:t>8、语禾集运服务有限公司申请2026年协同装卸</w:t>
            </w:r>
            <w:bookmarkEnd w:id="1012"/>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魏预：经与语禾集运服务有限公司沟通，该公司拟在北苑营业点开展协同装卸业务。</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许承柏：请各位成员发表意见？</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陈予宁：引入该公司参与协同装卸工作，便于专线班组统筹调度、统一排布作业计划，我对此</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表示同意。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许承柏：现在进行表决。</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陈予宁：同意。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侯景澜：同意。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林若棠：同意。</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最终意见：同意该申请事项，按流程申报。</w:t>
            </w:r>
          </w:p>
        </w:tc>
      </w:tr>
      <w:tr>
        <w:trPr>
          <w:cantSplit/>
          <w:trHeight w:val="500" w:hRule="exact"/>
        </w:trPr>
        <w:tc>
          <w:tcPr>
            <w:tcW w:type="dxa" w:w="9638"/>
            <w:tcBorders>
              <w:top w:val="nil"/>
              <w:left w:val="nil"/>
              <w:bottom w:val="single" w:sz="4" w:color="000000" w:space="0"/>
              <w:right w:val="nil"/>
            </w:tcBorders>
          </w:tcPr>
          <w:p>
            <w:pPr>
              <w:spacing w:before="0" w:after="0" w:line="240" w:lineRule="auto"/>
              <w:ind w:left="0" w:firstLine="0"/>
            </w:pPr>
            <w:r>
              <w:rPr>
                <w:rFonts w:ascii="Noto Sans CJK SC" w:hAnsi="Noto Sans CJK SC" w:eastAsia="Noto Sans CJK SC"/>
                <w:b w:val="0"/>
                <w:sz w:val="21"/>
              </w:rPr>
              <w:t>许承柏：今天会议议程已全部结束，散会！</w:t>
            </w:r>
          </w:p>
        </w:tc>
      </w:tr>
    </w:tbl>
    <w:p>
      <w:pPr>
        <w:sectPr>
          <w:headerReference r:id="rId5" w:type="first"/>
          <w:footerReference r:id="rId8" w:type="first"/>
          <w:headerReference r:id="rId3" w:type="default"/>
          <w:footerReference r:id="rId6" w:type="default"/>
          <w:headerReference r:id="rId4" w:type="even"/>
          <w:footerReference r:id="rId7" w:type="even"/>
          <w:pgSz w:w="11906" w:h="16838"/>
          <w:pgMar w:top="850" w:right="850" w:bottom="850" w:left="850" w:header="0" w:footer="0" w:gutter="0"/>
          <w:pgBorders>
            <w:top w:val="none" w:sz="0" w:space="0"/>
            <w:left w:val="none" w:sz="0" w:space="0"/>
            <w:bottom w:val="none" w:sz="0" w:space="0"/>
            <w:right w:val="none" w:sz="0" w:space="0"/>
          </w:pgBorders>
          <w:cols w:space="720" w:num="1"/>
        </w:sectPr>
      </w:pPr>
    </w:p>
    <w:p>
      <w:pPr>
        <w:pStyle w:val="AuditHeading1"/>
        <w:keepNext/>
        <w:spacing w:before="160" w:after="80"/>
        <w:outlineLvl w:val="0"/>
      </w:pPr>
      <w:r>
        <w:rPr>
          <w:rFonts w:ascii="Noto Sans CJK SC" w:hAnsi="Noto Sans CJK SC" w:eastAsia="Noto Sans CJK SC"/>
        </w:rPr>
        <w:t>会议记录核查附录</w:t>
      </w:r>
    </w:p>
    <w:p>
      <w:pPr>
        <w:pStyle w:val="AuditHeading2"/>
        <w:keepNext/>
        <w:spacing w:before="160" w:after="80"/>
        <w:outlineLvl w:val="1"/>
      </w:pPr>
      <w:r>
        <w:rPr>
          <w:rFonts w:ascii="Noto Sans CJK SC" w:hAnsi="Noto Sans CJK SC" w:eastAsia="Noto Sans CJK SC"/>
        </w:rPr>
        <w:t>核查摘要</w:t>
      </w:r>
    </w:p>
    <w:tbl>
      <w:tblPr>
        <w:tblW w:type="dxa" w:w="15000"/>
        <w:jc w:val="center"/>
        <w:tblLayout w:type="fixed"/>
        <w:tblLook w:firstColumn="1" w:firstRow="1" w:lastColumn="0" w:lastRow="0" w:noHBand="0" w:noVBand="1" w:val="04A0"/>
      </w:tblPr>
      <w:tblGrid>
        <w:gridCol w:w="7739"/>
        <w:gridCol w:w="7739"/>
      </w:tblGrid>
      <w:tr>
        <w:trPr>
          <w:cantSplit/>
        </w:trPr>
        <w:tc>
          <w:tcPr>
            <w:tcW w:type="dxa" w:w="7739"/>
            <w:vAlign w:val="center"/>
            <w:tcBorders>
              <w:top w:val="single" w:sz="4" w:color="7F8C8D" w:space="0"/>
              <w:left w:val="single" w:sz="4" w:color="7F8C8D" w:space="0"/>
              <w:bottom w:val="single" w:sz="4" w:color="7F8C8D" w:space="0"/>
              <w:right w:val="single" w:sz="4" w:color="7F8C8D" w:space="0"/>
            </w:tcBorders>
            <w:shd w:fill="D9EAF7"/>
          </w:tcPr>
          <w:p>
            <w:pPr>
              <w:spacing w:before="0" w:after="0" w:line="240" w:lineRule="auto"/>
            </w:pPr>
            <w:r/>
            <w:r>
              <w:rPr>
                <w:rFonts w:ascii="Noto Sans CJK SC" w:hAnsi="Noto Sans CJK SC" w:eastAsia="Noto Sans CJK SC"/>
                <w:b w:val="0"/>
                <w:sz w:val="18"/>
              </w:rPr>
              <w:t>会议日期</w:t>
            </w:r>
          </w:p>
        </w:tc>
        <w:tc>
          <w:tcPr>
            <w:tcW w:type="dxa" w:w="7739"/>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8"/>
              </w:rPr>
              <w:t>2026年3月18日</w:t>
            </w:r>
          </w:p>
        </w:tc>
      </w:tr>
      <w:tr>
        <w:trPr>
          <w:cantSplit/>
        </w:trPr>
        <w:tc>
          <w:tcPr>
            <w:tcW w:type="dxa" w:w="7739"/>
            <w:vAlign w:val="center"/>
            <w:tcBorders>
              <w:top w:val="single" w:sz="4" w:color="7F8C8D" w:space="0"/>
              <w:left w:val="single" w:sz="4" w:color="7F8C8D" w:space="0"/>
              <w:bottom w:val="single" w:sz="4" w:color="7F8C8D" w:space="0"/>
              <w:right w:val="single" w:sz="4" w:color="7F8C8D" w:space="0"/>
            </w:tcBorders>
            <w:shd w:fill="D9EAF7"/>
          </w:tcPr>
          <w:p>
            <w:pPr>
              <w:spacing w:before="0" w:after="0" w:line="240" w:lineRule="auto"/>
            </w:pPr>
            <w:r/>
            <w:r>
              <w:rPr>
                <w:rFonts w:ascii="Noto Sans CJK SC" w:hAnsi="Noto Sans CJK SC" w:eastAsia="Noto Sans CJK SC"/>
                <w:b w:val="0"/>
                <w:sz w:val="18"/>
              </w:rPr>
              <w:t>作业偏差</w:t>
            </w:r>
          </w:p>
        </w:tc>
        <w:tc>
          <w:tcPr>
            <w:tcW w:type="dxa" w:w="7739"/>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8"/>
              </w:rPr>
              <w:t>5条</w:t>
            </w:r>
          </w:p>
        </w:tc>
      </w:tr>
      <w:tr>
        <w:trPr>
          <w:cantSplit/>
        </w:trPr>
        <w:tc>
          <w:tcPr>
            <w:tcW w:type="dxa" w:w="7739"/>
            <w:vAlign w:val="center"/>
            <w:tcBorders>
              <w:top w:val="single" w:sz="4" w:color="7F8C8D" w:space="0"/>
              <w:left w:val="single" w:sz="4" w:color="7F8C8D" w:space="0"/>
              <w:bottom w:val="single" w:sz="4" w:color="7F8C8D" w:space="0"/>
              <w:right w:val="single" w:sz="4" w:color="7F8C8D" w:space="0"/>
            </w:tcBorders>
            <w:shd w:fill="D9EAF7"/>
          </w:tcPr>
          <w:p>
            <w:pPr>
              <w:spacing w:before="0" w:after="0" w:line="240" w:lineRule="auto"/>
            </w:pPr>
            <w:r/>
            <w:r>
              <w:rPr>
                <w:rFonts w:ascii="Noto Sans CJK SC" w:hAnsi="Noto Sans CJK SC" w:eastAsia="Noto Sans CJK SC"/>
                <w:b w:val="0"/>
                <w:sz w:val="18"/>
              </w:rPr>
              <w:t>后续事项</w:t>
            </w:r>
          </w:p>
        </w:tc>
        <w:tc>
          <w:tcPr>
            <w:tcW w:type="dxa" w:w="7739"/>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8"/>
              </w:rPr>
              <w:t>8项</w:t>
            </w:r>
          </w:p>
        </w:tc>
      </w:tr>
      <w:tr>
        <w:trPr>
          <w:cantSplit/>
        </w:trPr>
        <w:tc>
          <w:tcPr>
            <w:tcW w:type="dxa" w:w="7739"/>
            <w:vAlign w:val="center"/>
            <w:tcBorders>
              <w:top w:val="single" w:sz="4" w:color="7F8C8D" w:space="0"/>
              <w:left w:val="single" w:sz="4" w:color="7F8C8D" w:space="0"/>
              <w:bottom w:val="single" w:sz="4" w:color="7F8C8D" w:space="0"/>
              <w:right w:val="single" w:sz="4" w:color="7F8C8D" w:space="0"/>
            </w:tcBorders>
            <w:shd w:fill="D9EAF7"/>
          </w:tcPr>
          <w:p>
            <w:pPr>
              <w:spacing w:before="0" w:after="0" w:line="240" w:lineRule="auto"/>
            </w:pPr>
            <w:r/>
            <w:r>
              <w:rPr>
                <w:rFonts w:ascii="Noto Sans CJK SC" w:hAnsi="Noto Sans CJK SC" w:eastAsia="Noto Sans CJK SC"/>
                <w:b w:val="0"/>
                <w:sz w:val="18"/>
              </w:rPr>
              <w:t>正式表决</w:t>
            </w:r>
          </w:p>
        </w:tc>
        <w:tc>
          <w:tcPr>
            <w:tcW w:type="dxa" w:w="7739"/>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8"/>
              </w:rPr>
              <w:t>8项，均为4票同意</w:t>
            </w:r>
          </w:p>
        </w:tc>
      </w:tr>
      <w:tr>
        <w:trPr>
          <w:cantSplit/>
        </w:trPr>
        <w:tc>
          <w:tcPr>
            <w:tcW w:type="dxa" w:w="7739"/>
            <w:vAlign w:val="center"/>
            <w:tcBorders>
              <w:top w:val="single" w:sz="4" w:color="7F8C8D" w:space="0"/>
              <w:left w:val="single" w:sz="4" w:color="7F8C8D" w:space="0"/>
              <w:bottom w:val="single" w:sz="4" w:color="7F8C8D" w:space="0"/>
              <w:right w:val="single" w:sz="4" w:color="7F8C8D" w:space="0"/>
            </w:tcBorders>
            <w:shd w:fill="D9EAF7"/>
          </w:tcPr>
          <w:p>
            <w:pPr>
              <w:spacing w:before="0" w:after="0" w:line="240" w:lineRule="auto"/>
            </w:pPr>
            <w:r/>
            <w:r>
              <w:rPr>
                <w:rFonts w:ascii="Noto Sans CJK SC" w:hAnsi="Noto Sans CJK SC" w:eastAsia="Noto Sans CJK SC"/>
                <w:b w:val="0"/>
                <w:sz w:val="18"/>
              </w:rPr>
              <w:t>责任人与完成时限</w:t>
            </w:r>
          </w:p>
        </w:tc>
        <w:tc>
          <w:tcPr>
            <w:tcW w:type="dxa" w:w="7739"/>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8"/>
              </w:rPr>
              <w:t>8项均未明确</w:t>
            </w:r>
          </w:p>
        </w:tc>
      </w:tr>
    </w:tbl>
    <w:p>
      <w:pPr>
        <w:pStyle w:val="AuditHeading2"/>
        <w:keepNext/>
        <w:spacing w:before="160" w:after="80"/>
        <w:outlineLvl w:val="1"/>
      </w:pPr>
      <w:r>
        <w:rPr>
          <w:rFonts w:ascii="Noto Sans CJK SC" w:hAnsi="Noto Sans CJK SC" w:eastAsia="Noto Sans CJK SC"/>
        </w:rPr>
        <w:t>作业偏差核查表</w:t>
      </w:r>
    </w:p>
    <w:tbl>
      <w:tblPr>
        <w:tblW w:type="dxa" w:w="15137"/>
        <w:jc w:val="center"/>
        <w:tblLayout w:type="fixed"/>
        <w:tblLook w:firstColumn="1" w:firstRow="1" w:lastColumn="0" w:lastRow="0" w:noHBand="0" w:noVBand="1" w:val="04A0"/>
      </w:tblPr>
      <w:tblGrid>
        <w:gridCol w:w="2580"/>
        <w:gridCol w:w="2580"/>
        <w:gridCol w:w="2580"/>
        <w:gridCol w:w="2580"/>
        <w:gridCol w:w="2580"/>
        <w:gridCol w:w="2580"/>
      </w:tblGrid>
      <w:tr>
        <w:trPr>
          <w:cantSplit/>
          <w:tblHeader/>
        </w:trPr>
        <w:tc>
          <w:tcPr>
            <w:tcW w:type="dxa" w:w="850"/>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回链</w:t>
            </w:r>
          </w:p>
        </w:tc>
        <w:tc>
          <w:tcPr>
            <w:tcW w:type="dxa" w:w="1531"/>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日期</w:t>
            </w:r>
          </w:p>
        </w:tc>
        <w:tc>
          <w:tcPr>
            <w:tcW w:type="dxa" w:w="1587"/>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时段</w:t>
            </w:r>
          </w:p>
        </w:tc>
        <w:tc>
          <w:tcPr>
            <w:tcW w:type="dxa" w:w="8504"/>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检查场景与发现</w:t>
            </w:r>
          </w:p>
        </w:tc>
        <w:tc>
          <w:tcPr>
            <w:tcW w:type="dxa" w:w="1247"/>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责任人</w:t>
            </w:r>
          </w:p>
        </w:tc>
        <w:tc>
          <w:tcPr>
            <w:tcW w:type="dxa" w:w="1417"/>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定性</w:t>
            </w:r>
          </w:p>
        </w:tc>
      </w:tr>
      <w:tr>
        <w:trPr>
          <w:cantSplit/>
        </w:trPr>
        <w:tc>
          <w:tcPr>
            <w:tcW w:type="dxa" w:w="2580"/>
            <w:tcBorders>
              <w:top w:val="single" w:sz="4" w:color="7F8C8D" w:space="0"/>
              <w:left w:val="single" w:sz="4" w:color="7F8C8D" w:space="0"/>
              <w:bottom w:val="single" w:sz="4" w:color="7F8C8D" w:space="0"/>
              <w:right w:val="single" w:sz="4" w:color="7F8C8D" w:space="0"/>
            </w:tcBorders>
          </w:tcPr>
          <w:p>
            <w:pPr>
              <w:spacing w:after="0"/>
            </w:pPr>
            <w:r/>
            <w:hyperlink w:anchor="deviation_1" w:history="1">
              <w:r>
                <w:rPr>
                  <w:color w:val="0563C1"/>
                  <w:u w:val="single"/>
                  <w:sz w:val="16"/>
                </w:rPr>
                <w:t>偏差1</w:t>
              </w:r>
            </w:hyperlink>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2026年2月3日</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19:20至20:10</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在北苑货区检查发现交接单附件顺序装订错误，与系统留存清单不一致</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沈言川</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一般偏差1件</w:t>
            </w:r>
          </w:p>
        </w:tc>
      </w:tr>
      <w:tr>
        <w:trPr>
          <w:cantSplit/>
        </w:trPr>
        <w:tc>
          <w:tcPr>
            <w:tcW w:type="dxa" w:w="2580"/>
            <w:tcBorders>
              <w:top w:val="single" w:sz="4" w:color="7F8C8D" w:space="0"/>
              <w:left w:val="single" w:sz="4" w:color="7F8C8D" w:space="0"/>
              <w:bottom w:val="single" w:sz="4" w:color="7F8C8D" w:space="0"/>
              <w:right w:val="single" w:sz="4" w:color="7F8C8D" w:space="0"/>
            </w:tcBorders>
          </w:tcPr>
          <w:p>
            <w:pPr>
              <w:spacing w:after="0"/>
            </w:pPr>
            <w:r/>
            <w:hyperlink w:anchor="deviation_2" w:history="1">
              <w:r>
                <w:rPr>
                  <w:color w:val="0563C1"/>
                  <w:u w:val="single"/>
                  <w:sz w:val="16"/>
                </w:rPr>
                <w:t>偏差2</w:t>
              </w:r>
            </w:hyperlink>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2026年2月8日</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15:30至16:05</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在值班室进行音视频抽查时发现2月6日快运3线作业记录画面不完整，部分复核环节未拍到全景</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陆清予</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一般偏差1件</w:t>
            </w:r>
          </w:p>
        </w:tc>
      </w:tr>
      <w:tr>
        <w:trPr>
          <w:cantSplit/>
        </w:trPr>
        <w:tc>
          <w:tcPr>
            <w:tcW w:type="dxa" w:w="2580"/>
            <w:tcBorders>
              <w:top w:val="single" w:sz="4" w:color="7F8C8D" w:space="0"/>
              <w:left w:val="single" w:sz="4" w:color="7F8C8D" w:space="0"/>
              <w:bottom w:val="single" w:sz="4" w:color="7F8C8D" w:space="0"/>
              <w:right w:val="single" w:sz="4" w:color="7F8C8D" w:space="0"/>
            </w:tcBorders>
          </w:tcPr>
          <w:p>
            <w:pPr>
              <w:spacing w:after="0"/>
            </w:pPr>
            <w:r/>
            <w:hyperlink w:anchor="deviation_3" w:history="1">
              <w:r>
                <w:rPr>
                  <w:color w:val="0563C1"/>
                  <w:u w:val="single"/>
                  <w:sz w:val="16"/>
                </w:rPr>
                <w:t>偏差3</w:t>
              </w:r>
            </w:hyperlink>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2026年2月12日</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未记录</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在东港营业点检查发现当日交接台账汇总统计口径存在偏差，台账数据与现场留存记录不符</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何珩</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一般偏差1件</w:t>
            </w:r>
          </w:p>
        </w:tc>
      </w:tr>
      <w:tr>
        <w:trPr>
          <w:cantSplit/>
        </w:trPr>
        <w:tc>
          <w:tcPr>
            <w:tcW w:type="dxa" w:w="2580"/>
            <w:tcBorders>
              <w:top w:val="single" w:sz="4" w:color="7F8C8D" w:space="0"/>
              <w:left w:val="single" w:sz="4" w:color="7F8C8D" w:space="0"/>
              <w:bottom w:val="single" w:sz="4" w:color="7F8C8D" w:space="0"/>
              <w:right w:val="single" w:sz="4" w:color="7F8C8D" w:space="0"/>
            </w:tcBorders>
          </w:tcPr>
          <w:p>
            <w:pPr>
              <w:spacing w:after="0"/>
            </w:pPr>
            <w:r/>
            <w:hyperlink w:anchor="deviation_4" w:history="1">
              <w:r>
                <w:rPr>
                  <w:color w:val="0563C1"/>
                  <w:u w:val="single"/>
                  <w:sz w:val="16"/>
                </w:rPr>
                <w:t>偏差4</w:t>
              </w:r>
            </w:hyperlink>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2026年2月19日</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10:05至10:48</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在南苑营业点检查发现现场人员未按规定佩戴记录设备完成全流程复核</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谭若昕</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一般偏差1件</w:t>
            </w:r>
          </w:p>
        </w:tc>
      </w:tr>
      <w:tr>
        <w:trPr>
          <w:cantSplit/>
        </w:trPr>
        <w:tc>
          <w:tcPr>
            <w:tcW w:type="dxa" w:w="2580"/>
            <w:tcBorders>
              <w:top w:val="single" w:sz="4" w:color="7F8C8D" w:space="0"/>
              <w:left w:val="single" w:sz="4" w:color="7F8C8D" w:space="0"/>
              <w:bottom w:val="single" w:sz="4" w:color="7F8C8D" w:space="0"/>
              <w:right w:val="single" w:sz="4" w:color="7F8C8D" w:space="0"/>
            </w:tcBorders>
          </w:tcPr>
          <w:p>
            <w:pPr>
              <w:spacing w:after="0"/>
            </w:pPr>
            <w:r/>
            <w:hyperlink w:anchor="deviation_5" w:history="1">
              <w:r>
                <w:rPr>
                  <w:color w:val="0563C1"/>
                  <w:u w:val="single"/>
                  <w:sz w:val="16"/>
                </w:rPr>
                <w:t>偏差5</w:t>
              </w:r>
            </w:hyperlink>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2026年2月24日</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17:40至18:25</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在北苑营业点进行回放抽查时发现外勤人员在专线整理作业中，缺少关键节点的视频片段</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骆承远</w:t>
            </w:r>
          </w:p>
        </w:tc>
        <w:tc>
          <w:tcPr>
            <w:tcW w:type="dxa" w:w="2580"/>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5"/>
              </w:rPr>
              <w:t>一般偏差1件</w:t>
            </w:r>
          </w:p>
        </w:tc>
      </w:tr>
    </w:tbl>
    <w:p>
      <w:pPr>
        <w:pStyle w:val="AuditHeading2"/>
        <w:keepNext/>
        <w:spacing w:before="160" w:after="80"/>
        <w:outlineLvl w:val="1"/>
      </w:pPr>
      <w:r>
        <w:rPr>
          <w:rFonts w:ascii="Noto Sans CJK SC" w:hAnsi="Noto Sans CJK SC" w:eastAsia="Noto Sans CJK SC"/>
        </w:rPr>
        <w:t>后续事项决议台账</w:t>
      </w:r>
    </w:p>
    <w:tbl>
      <w:tblPr>
        <w:tblW w:type="dxa" w:w="15080"/>
        <w:jc w:val="center"/>
        <w:tblLayout w:type="fixed"/>
        <w:tblLook w:firstColumn="1" w:firstRow="1" w:lastColumn="0" w:lastRow="0" w:noHBand="0" w:noVBand="1" w:val="04A0"/>
      </w:tblPr>
      <w:tblGrid>
        <w:gridCol w:w="1935"/>
        <w:gridCol w:w="1935"/>
        <w:gridCol w:w="1935"/>
        <w:gridCol w:w="1935"/>
        <w:gridCol w:w="1935"/>
        <w:gridCol w:w="1935"/>
        <w:gridCol w:w="1935"/>
        <w:gridCol w:w="1935"/>
      </w:tblGrid>
      <w:tr>
        <w:trPr>
          <w:cantSplit/>
          <w:tblHeader/>
        </w:trPr>
        <w:tc>
          <w:tcPr>
            <w:tcW w:type="dxa" w:w="850"/>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回链</w:t>
            </w:r>
          </w:p>
        </w:tc>
        <w:tc>
          <w:tcPr>
            <w:tcW w:type="dxa" w:w="2835"/>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事项</w:t>
            </w:r>
          </w:p>
        </w:tc>
        <w:tc>
          <w:tcPr>
            <w:tcW w:type="dxa" w:w="964"/>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提报人</w:t>
            </w:r>
          </w:p>
        </w:tc>
        <w:tc>
          <w:tcPr>
            <w:tcW w:type="dxa" w:w="4082"/>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事实依据</w:t>
            </w:r>
          </w:p>
        </w:tc>
        <w:tc>
          <w:tcPr>
            <w:tcW w:type="dxa" w:w="2268"/>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正式表决</w:t>
            </w:r>
          </w:p>
        </w:tc>
        <w:tc>
          <w:tcPr>
            <w:tcW w:type="dxa" w:w="2154"/>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最终意见</w:t>
            </w:r>
          </w:p>
        </w:tc>
        <w:tc>
          <w:tcPr>
            <w:tcW w:type="dxa" w:w="907"/>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责任人</w:t>
            </w:r>
          </w:p>
        </w:tc>
        <w:tc>
          <w:tcPr>
            <w:tcW w:type="dxa" w:w="1020"/>
            <w:vAlign w:val="center"/>
            <w:tcBorders>
              <w:top w:val="single" w:sz="4" w:color="7F8C8D" w:space="0"/>
              <w:left w:val="single" w:sz="4" w:color="7F8C8D" w:space="0"/>
              <w:bottom w:val="single" w:sz="4" w:color="7F8C8D" w:space="0"/>
              <w:right w:val="single" w:sz="4" w:color="7F8C8D" w:space="0"/>
            </w:tcBorders>
            <w:shd w:fill="1F4E78"/>
          </w:tcPr>
          <w:p>
            <w:pPr>
              <w:spacing w:before="0" w:after="0" w:line="240" w:lineRule="auto"/>
            </w:pPr>
            <w:r>
              <w:rPr>
                <w:color w:val="FFFFFF"/>
              </w:rPr>
            </w:r>
            <w:r>
              <w:rPr>
                <w:rFonts w:ascii="Noto Sans CJK SC" w:hAnsi="Noto Sans CJK SC" w:eastAsia="Noto Sans CJK SC"/>
                <w:b/>
                <w:sz w:val="16"/>
                <w:color w:val="FFFFFF"/>
              </w:rPr>
              <w:t>完成时限</w:t>
            </w:r>
          </w:p>
        </w:tc>
      </w:tr>
      <w:tr>
        <w:trPr>
          <w:cantSplit/>
        </w:trPr>
        <w:tc>
          <w:tcPr>
            <w:tcW w:type="dxa" w:w="1935"/>
            <w:tcBorders>
              <w:top w:val="single" w:sz="4" w:color="7F8C8D" w:space="0"/>
              <w:left w:val="single" w:sz="4" w:color="7F8C8D" w:space="0"/>
              <w:bottom w:val="single" w:sz="4" w:color="7F8C8D" w:space="0"/>
              <w:right w:val="single" w:sz="4" w:color="7F8C8D" w:space="0"/>
            </w:tcBorders>
          </w:tcPr>
          <w:p>
            <w:pPr>
              <w:spacing w:after="0"/>
            </w:pPr>
            <w:r/>
            <w:hyperlink w:anchor="decision_1" w:history="1">
              <w:r>
                <w:rPr>
                  <w:color w:val="0563C1"/>
                  <w:u w:val="single"/>
                  <w:sz w:val="16"/>
                </w:rPr>
                <w:t>议题1</w:t>
              </w:r>
            </w:hyperlink>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研究东港作业点值班室照明及门窗维护</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魏预</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东港作业点值班室照明老化、门窗闭合不严，需安排整体维护。</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4票同意：侯景澜、陈予宁、林若棠、许承柏</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同意该维护事项。</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r>
      <w:tr>
        <w:trPr>
          <w:cantSplit/>
        </w:trPr>
        <w:tc>
          <w:tcPr>
            <w:tcW w:type="dxa" w:w="1935"/>
            <w:tcBorders>
              <w:top w:val="single" w:sz="4" w:color="7F8C8D" w:space="0"/>
              <w:left w:val="single" w:sz="4" w:color="7F8C8D" w:space="0"/>
              <w:bottom w:val="single" w:sz="4" w:color="7F8C8D" w:space="0"/>
              <w:right w:val="single" w:sz="4" w:color="7F8C8D" w:space="0"/>
            </w:tcBorders>
          </w:tcPr>
          <w:p>
            <w:pPr>
              <w:spacing w:after="0"/>
            </w:pPr>
            <w:r/>
            <w:hyperlink w:anchor="decision_2" w:history="1">
              <w:r>
                <w:rPr>
                  <w:color w:val="0563C1"/>
                  <w:u w:val="single"/>
                  <w:sz w:val="16"/>
                </w:rPr>
                <w:t>议题2</w:t>
              </w:r>
            </w:hyperlink>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研究南苑作业点茶水间排风设备清洁</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魏预</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南苑作业点茶水间排风设备积尘较多，影响日常使用环境，需安排清洁。</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4票同意：林若棠、侯景澜、陈予宁、许承柏</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同意该项清洁事项，按流程申报。</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r>
      <w:tr>
        <w:trPr>
          <w:cantSplit/>
        </w:trPr>
        <w:tc>
          <w:tcPr>
            <w:tcW w:type="dxa" w:w="1935"/>
            <w:tcBorders>
              <w:top w:val="single" w:sz="4" w:color="7F8C8D" w:space="0"/>
              <w:left w:val="single" w:sz="4" w:color="7F8C8D" w:space="0"/>
              <w:bottom w:val="single" w:sz="4" w:color="7F8C8D" w:space="0"/>
              <w:right w:val="single" w:sz="4" w:color="7F8C8D" w:space="0"/>
            </w:tcBorders>
          </w:tcPr>
          <w:p>
            <w:pPr>
              <w:spacing w:after="0"/>
            </w:pPr>
            <w:r/>
            <w:hyperlink w:anchor="decision_3" w:history="1">
              <w:r>
                <w:rPr>
                  <w:color w:val="0563C1"/>
                  <w:u w:val="single"/>
                  <w:sz w:val="16"/>
                </w:rPr>
                <w:t>议题3</w:t>
              </w:r>
            </w:hyperlink>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研究北苑货区仓库安装高处作业防护挂点</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周言朔</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北苑货区仓库偶有登高整理作业，为提升作业安全，需设置防护挂点。</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4票同意：林若棠、侯景澜、陈予宁、许承柏</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同意该安装事项，按流程申报。</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r>
      <w:tr>
        <w:trPr>
          <w:cantSplit/>
        </w:trPr>
        <w:tc>
          <w:tcPr>
            <w:tcW w:type="dxa" w:w="1935"/>
            <w:tcBorders>
              <w:top w:val="single" w:sz="4" w:color="7F8C8D" w:space="0"/>
              <w:left w:val="single" w:sz="4" w:color="7F8C8D" w:space="0"/>
              <w:bottom w:val="single" w:sz="4" w:color="7F8C8D" w:space="0"/>
              <w:right w:val="single" w:sz="4" w:color="7F8C8D" w:space="0"/>
            </w:tcBorders>
          </w:tcPr>
          <w:p>
            <w:pPr>
              <w:spacing w:after="0"/>
            </w:pPr>
            <w:r/>
            <w:hyperlink w:anchor="decision_4" w:history="1">
              <w:r>
                <w:rPr>
                  <w:color w:val="0563C1"/>
                  <w:u w:val="single"/>
                  <w:sz w:val="16"/>
                </w:rPr>
                <w:t>议题4</w:t>
              </w:r>
            </w:hyperlink>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南苑营业点现场办公设施维护</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周言朔</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南苑营业点办公室照明、插座和柜门存在老化情况，需组织维护。</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4票同意：林若棠、侯景澜、陈予宁、许承柏</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同意该维护事项，按流程申报。</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r>
      <w:tr>
        <w:trPr>
          <w:cantSplit/>
        </w:trPr>
        <w:tc>
          <w:tcPr>
            <w:tcW w:type="dxa" w:w="1935"/>
            <w:tcBorders>
              <w:top w:val="single" w:sz="4" w:color="7F8C8D" w:space="0"/>
              <w:left w:val="single" w:sz="4" w:color="7F8C8D" w:space="0"/>
              <w:bottom w:val="single" w:sz="4" w:color="7F8C8D" w:space="0"/>
              <w:right w:val="single" w:sz="4" w:color="7F8C8D" w:space="0"/>
            </w:tcBorders>
          </w:tcPr>
          <w:p>
            <w:pPr>
              <w:spacing w:after="0"/>
            </w:pPr>
            <w:r/>
            <w:hyperlink w:anchor="decision_5" w:history="1">
              <w:r>
                <w:rPr>
                  <w:color w:val="0563C1"/>
                  <w:u w:val="single"/>
                  <w:sz w:val="16"/>
                </w:rPr>
                <w:t>议题5</w:t>
              </w:r>
            </w:hyperlink>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北苑营业点生产用水及排水设施维护事项</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魏预</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北苑营业点生产用水阀门、排水管道存在渗漏和堵塞情况，需维护。</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4票同意：林若棠、侯景澜、陈予宁、许承柏</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同意该维护事项，按流程申报。</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r>
      <w:tr>
        <w:trPr>
          <w:cantSplit/>
        </w:trPr>
        <w:tc>
          <w:tcPr>
            <w:tcW w:type="dxa" w:w="1935"/>
            <w:tcBorders>
              <w:top w:val="single" w:sz="4" w:color="7F8C8D" w:space="0"/>
              <w:left w:val="single" w:sz="4" w:color="7F8C8D" w:space="0"/>
              <w:bottom w:val="single" w:sz="4" w:color="7F8C8D" w:space="0"/>
              <w:right w:val="single" w:sz="4" w:color="7F8C8D" w:space="0"/>
            </w:tcBorders>
          </w:tcPr>
          <w:p>
            <w:pPr>
              <w:spacing w:after="0"/>
            </w:pPr>
            <w:r/>
            <w:hyperlink w:anchor="decision_6" w:history="1">
              <w:r>
                <w:rPr>
                  <w:color w:val="0563C1"/>
                  <w:u w:val="single"/>
                  <w:sz w:val="16"/>
                </w:rPr>
                <w:t>议题6</w:t>
              </w:r>
            </w:hyperlink>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北苑货区检测设备维修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周言朔</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北苑货区便携检测仪、视频采集终端故障率上升，需集中维修。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4票同意：林若棠、侯景澜、陈予宁、许承柏</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同意该维修事项，按流程申报。</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r>
      <w:tr>
        <w:trPr>
          <w:cantSplit/>
        </w:trPr>
        <w:tc>
          <w:tcPr>
            <w:tcW w:type="dxa" w:w="1935"/>
            <w:tcBorders>
              <w:top w:val="single" w:sz="4" w:color="7F8C8D" w:space="0"/>
              <w:left w:val="single" w:sz="4" w:color="7F8C8D" w:space="0"/>
              <w:bottom w:val="single" w:sz="4" w:color="7F8C8D" w:space="0"/>
              <w:right w:val="single" w:sz="4" w:color="7F8C8D" w:space="0"/>
            </w:tcBorders>
          </w:tcPr>
          <w:p>
            <w:pPr>
              <w:spacing w:after="0"/>
            </w:pPr>
            <w:r/>
            <w:hyperlink w:anchor="decision_7" w:history="1">
              <w:r>
                <w:rPr>
                  <w:color w:val="0563C1"/>
                  <w:u w:val="single"/>
                  <w:sz w:val="16"/>
                </w:rPr>
                <w:t>议题7</w:t>
              </w:r>
            </w:hyperlink>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北苑货区车辆雨棚整修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周言朔</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北苑货区车辆雨棚局部面板松动、排水槽破损，需整修。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4票同意：林若棠、侯景澜、陈予宁、许承柏</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同意该整修事项，按流程申报。</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r>
      <w:tr>
        <w:trPr>
          <w:cantSplit/>
        </w:trPr>
        <w:tc>
          <w:tcPr>
            <w:tcW w:type="dxa" w:w="1935"/>
            <w:tcBorders>
              <w:top w:val="single" w:sz="4" w:color="7F8C8D" w:space="0"/>
              <w:left w:val="single" w:sz="4" w:color="7F8C8D" w:space="0"/>
              <w:bottom w:val="single" w:sz="4" w:color="7F8C8D" w:space="0"/>
              <w:right w:val="single" w:sz="4" w:color="7F8C8D" w:space="0"/>
            </w:tcBorders>
          </w:tcPr>
          <w:p>
            <w:pPr>
              <w:spacing w:after="0"/>
            </w:pPr>
            <w:r/>
            <w:hyperlink w:anchor="decision_8" w:history="1">
              <w:r>
                <w:rPr>
                  <w:color w:val="0563C1"/>
                  <w:u w:val="single"/>
                  <w:sz w:val="16"/>
                </w:rPr>
                <w:t>议题8</w:t>
              </w:r>
            </w:hyperlink>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语禾集运服务有限公司申请2026年协同装卸</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魏预</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经与语禾集运服务有限公司沟通，该公司拟在北苑营业点开展协同装卸业务。</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4票同意：陈予宁、许承柏、侯景澜、林若棠</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同意该申请事项，按流程申报。</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c>
          <w:tcPr>
            <w:tcW w:type="dxa" w:w="1935"/>
            <w:vAlign w:val="center"/>
            <w:tcBorders>
              <w:top w:val="single" w:sz="4" w:color="7F8C8D" w:space="0"/>
              <w:left w:val="single" w:sz="4" w:color="7F8C8D" w:space="0"/>
              <w:bottom w:val="single" w:sz="4" w:color="7F8C8D" w:space="0"/>
              <w:right w:val="single" w:sz="4" w:color="7F8C8D" w:space="0"/>
            </w:tcBorders>
          </w:tcPr>
          <w:p>
            <w:pPr>
              <w:spacing w:before="0" w:after="0" w:line="240" w:lineRule="auto"/>
            </w:pPr>
            <w:r/>
            <w:r>
              <w:rPr>
                <w:rFonts w:ascii="Noto Sans CJK SC" w:hAnsi="Noto Sans CJK SC" w:eastAsia="Noto Sans CJK SC"/>
                <w:b w:val="0"/>
                <w:sz w:val="14"/>
              </w:rPr>
              <w:t>未明确</w:t>
            </w:r>
          </w:p>
        </w:tc>
      </w:tr>
    </w:tbl>
    <w:sectPr>
      <w:headerReference w:type="default" r:id="rId12"/>
      <w:footerReference w:type="default" r:id="rId13"/>
      <w:pgSz w:w="16838" w:h="11906" w:orient="landscape"/>
      <w:pgMar w:top="794" w:right="680" w:bottom="794" w:left="680" w:header="0" w:footer="0" w:gutter="0"/>
      <w:pgBorders>
        <w:top w:val="none" w:sz="0" w:space="0"/>
        <w:left w:val="none" w:sz="0" w:space="0"/>
        <w:bottom w:val="none" w:sz="0" w:space="0"/>
        <w:right w:val="none" w:sz="0" w:space="0"/>
      </w:pgBorders>
      <w:cols w:space="720" w:num="1"/>
    </w:sectPr>
  </w:body>
</w:document>
</file>

<file path=word/comments.xml><?xml version="1.0" encoding="utf-8"?>
<w:comments xmlns:w="http://schemas.openxmlformats.org/wordprocessingml/2006/main">
  <w:comment w:id="1" w:author="会议记录核查员" w:initials="核" w:date="2026-09-08T02:00:00+00:00">
    <w:p>
      <w:r>
        <w:rPr>
          <w:rFonts w:ascii="Noto Sans CJK SC" w:eastAsia="Noto Sans CJK SC"/>
          <w:sz w:val="21"/>
        </w:rPr>
        <w:t>根据本节列明的5条偏差记录核对。</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8270B3E-44E1-4769-8317-31B4129AFA35}"/>
  </w:font>
  <w:font w:name="黑体">
    <w:panose1 w:val="02010609060101010101"/>
    <w:charset w:val="86"/>
    <w:family w:val="auto"/>
    <w:pitch w:val="default"/>
    <w:sig w:usb0="800002BF" w:usb1="38CF7CFA" w:usb2="00000016" w:usb3="00000000" w:csb0="00040001" w:csb1="00000000"/>
    <w:embedRegular r:id="rId2" w:fontKey="{22C7E637-BC96-400C-A0B9-5B714925096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embedRegular r:id="rId3" w:fontKey="{9652F214-2971-42DE-A39D-56BEE492D2D2}"/>
  </w:font>
  <w:font w:name="微软雅黑">
    <w:panose1 w:val="020B0503020204020204"/>
    <w:charset w:val="86"/>
    <w:family w:val="swiss"/>
    <w:pitch w:val="default"/>
    <w:sig w:usb0="80000287" w:usb1="2ACF3C50" w:usb2="00000016" w:usb3="00000000" w:csb0="0004001F" w:csb1="00000000"/>
    <w:embedRegular r:id="rId4" w:fontKey="{4D8AA150-5C77-4B6C-A613-F66B60AD8132}"/>
  </w:font>
  <w:font w:name="仿宋">
    <w:panose1 w:val="02010609060101010101"/>
    <w:charset w:val="86"/>
    <w:family w:val="modern"/>
    <w:pitch w:val="default"/>
    <w:sig w:usb0="800002BF" w:usb1="38CF7CFA" w:usb2="00000016" w:usb3="00000000" w:csb0="00040001" w:csb1="00000000"/>
    <w:embedRegular r:id="rId5" w:fontKey="{70035DB7-7780-49C7-AD10-1DF13CE4EBCB}"/>
  </w:font>
  <w:font w:name="仿宋_GB2312">
    <w:altName w:val="仿宋"/>
    <w:panose1 w:val="02010609030101010101"/>
    <w:charset w:val="86"/>
    <w:family w:val="modern"/>
    <w:pitch w:val="default"/>
    <w:sig w:usb0="00000000" w:usb1="00000000" w:usb2="00000000" w:usb3="00000000" w:csb0="00040000" w:csb1="00000000"/>
    <w:embedRegular r:id="rId6" w:fontKey="{1389CF22-2DC8-478C-8852-FA463475A1E3}"/>
  </w:font>
  <w:font w:name="WPSEMBED2">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434AC">
    <w:pPr>
      <w:spacing w:line="240" w:lineRule="auto"/>
      <w:jc w:val="center"/>
    </w:pPr>
    <w:r>
      <w:rPr>
        <w:rFonts w:ascii="Noto Sans CJK SC" w:hAnsi="Noto Sans CJK SC" w:eastAsia="Noto Sans CJK SC"/>
        <w:b w:val="0"/>
        <w:sz w:val="16"/>
      </w:rPr>
      <w:t xml:space="preserve">第 </w:t>
    </w:r>
    <w:r>
      <w:rPr>
        <w:rFonts w:ascii="Noto Sans CJK SC" w:eastAsia="Noto Sans CJK SC"/>
        <w:sz w:val="16"/>
      </w:rPr>
      <w:fldChar w:fldCharType="begin" w:dirty="true"/>
    </w:r>
    <w:r>
      <w:rPr>
        <w:rFonts w:ascii="Noto Sans CJK SC" w:eastAsia="Noto Sans CJK SC"/>
        <w:sz w:val="16"/>
      </w:rPr>
      <w:instrText xml:space="preserve"> PAGE </w:instrText>
    </w:r>
    <w:r>
      <w:rPr>
        <w:rFonts w:ascii="Noto Sans CJK SC" w:eastAsia="Noto Sans CJK SC"/>
        <w:sz w:val="16"/>
      </w:rPr>
      <w:fldChar w:fldCharType="separate"/>
    </w:r>
    <w:r>
      <w:rPr>
        <w:rFonts w:ascii="Noto Sans CJK SC" w:eastAsia="Noto Sans CJK SC"/>
        <w:sz w:val="16"/>
      </w:rPr>
      <w:t>1</w:t>
    </w:r>
    <w:r>
      <w:rPr>
        <w:rFonts w:ascii="Noto Sans CJK SC" w:eastAsia="Noto Sans CJK SC"/>
        <w:sz w:val="16"/>
      </w:rPr>
      <w:fldChar w:fldCharType="end"/>
    </w:r>
    <w:r>
      <w:rPr>
        <w:rFonts w:ascii="Noto Sans CJK SC" w:hAnsi="Noto Sans CJK SC" w:eastAsia="Noto Sans CJK SC"/>
        <w:b w:val="0"/>
        <w:sz w:val="16"/>
      </w:rPr>
      <w:t xml:space="preserve"> 页 / 共 </w:t>
    </w:r>
    <w:r>
      <w:rPr>
        <w:rFonts w:ascii="Noto Sans CJK SC" w:eastAsia="Noto Sans CJK SC"/>
        <w:sz w:val="16"/>
      </w:rPr>
      <w:fldChar w:fldCharType="begin" w:dirty="true"/>
    </w:r>
    <w:r>
      <w:rPr>
        <w:rFonts w:ascii="Noto Sans CJK SC" w:eastAsia="Noto Sans CJK SC"/>
        <w:sz w:val="16"/>
      </w:rPr>
      <w:instrText xml:space="preserve"> NUMPAGES </w:instrText>
    </w:r>
    <w:r>
      <w:rPr>
        <w:rFonts w:ascii="Noto Sans CJK SC" w:eastAsia="Noto Sans CJK SC"/>
        <w:sz w:val="16"/>
      </w:rPr>
      <w:fldChar w:fldCharType="separate"/>
    </w:r>
    <w:r>
      <w:rPr>
        <w:rFonts w:ascii="Noto Sans CJK SC" w:eastAsia="Noto Sans CJK SC"/>
        <w:sz w:val="16"/>
      </w:rPr>
      <w:t>1</w:t>
    </w:r>
    <w:r>
      <w:rPr>
        <w:rFonts w:ascii="Noto Sans CJK SC" w:eastAsia="Noto Sans CJK SC"/>
        <w:sz w:val="16"/>
      </w:rPr>
      <w:fldChar w:fldCharType="end"/>
    </w:r>
    <w:r>
      <w:rPr>
        <w:rFonts w:ascii="Noto Sans CJK SC" w:hAnsi="Noto Sans CJK SC" w:eastAsia="Noto Sans CJK SC"/>
        <w:b w:val="0"/>
        <w:sz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AC51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1F008"/>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center"/>
    </w:pPr>
    <w:r>
      <w:rPr>
        <w:rFonts w:ascii="Noto Sans CJK SC" w:hAnsi="Noto Sans CJK SC" w:eastAsia="Noto Sans CJK SC"/>
        <w:b w:val="0"/>
        <w:sz w:val="16"/>
      </w:rPr>
      <w:t xml:space="preserve">第 </w:t>
    </w:r>
    <w:r>
      <w:rPr>
        <w:rFonts w:ascii="Noto Sans CJK SC" w:eastAsia="Noto Sans CJK SC"/>
        <w:sz w:val="16"/>
      </w:rPr>
      <w:fldChar w:fldCharType="begin" w:dirty="true"/>
    </w:r>
    <w:r>
      <w:rPr>
        <w:rFonts w:ascii="Noto Sans CJK SC" w:eastAsia="Noto Sans CJK SC"/>
        <w:sz w:val="16"/>
      </w:rPr>
      <w:instrText xml:space="preserve"> PAGE </w:instrText>
    </w:r>
    <w:r>
      <w:rPr>
        <w:rFonts w:ascii="Noto Sans CJK SC" w:eastAsia="Noto Sans CJK SC"/>
        <w:sz w:val="16"/>
      </w:rPr>
      <w:fldChar w:fldCharType="separate"/>
    </w:r>
    <w:r>
      <w:rPr>
        <w:rFonts w:ascii="Noto Sans CJK SC" w:eastAsia="Noto Sans CJK SC"/>
        <w:sz w:val="16"/>
      </w:rPr>
      <w:t>1</w:t>
    </w:r>
    <w:r>
      <w:rPr>
        <w:rFonts w:ascii="Noto Sans CJK SC" w:eastAsia="Noto Sans CJK SC"/>
        <w:sz w:val="16"/>
      </w:rPr>
      <w:fldChar w:fldCharType="end"/>
    </w:r>
    <w:r>
      <w:rPr>
        <w:rFonts w:ascii="Noto Sans CJK SC" w:hAnsi="Noto Sans CJK SC" w:eastAsia="Noto Sans CJK SC"/>
        <w:b w:val="0"/>
        <w:sz w:val="16"/>
      </w:rPr>
      <w:t xml:space="preserve"> 页 / 共 </w:t>
    </w:r>
    <w:r>
      <w:rPr>
        <w:rFonts w:ascii="Noto Sans CJK SC" w:eastAsia="Noto Sans CJK SC"/>
        <w:sz w:val="16"/>
      </w:rPr>
      <w:fldChar w:fldCharType="begin" w:dirty="true"/>
    </w:r>
    <w:r>
      <w:rPr>
        <w:rFonts w:ascii="Noto Sans CJK SC" w:eastAsia="Noto Sans CJK SC"/>
        <w:sz w:val="16"/>
      </w:rPr>
      <w:instrText xml:space="preserve"> NUMPAGES </w:instrText>
    </w:r>
    <w:r>
      <w:rPr>
        <w:rFonts w:ascii="Noto Sans CJK SC" w:eastAsia="Noto Sans CJK SC"/>
        <w:sz w:val="16"/>
      </w:rPr>
      <w:fldChar w:fldCharType="separate"/>
    </w:r>
    <w:r>
      <w:rPr>
        <w:rFonts w:ascii="Noto Sans CJK SC" w:eastAsia="Noto Sans CJK SC"/>
        <w:sz w:val="16"/>
      </w:rPr>
      <w:t>1</w:t>
    </w:r>
    <w:r>
      <w:rPr>
        <w:rFonts w:ascii="Noto Sans CJK SC" w:eastAsia="Noto Sans CJK SC"/>
        <w:sz w:val="16"/>
      </w:rPr>
      <w:fldChar w:fldCharType="end"/>
    </w:r>
    <w:r>
      <w:rPr>
        <w:rFonts w:ascii="Noto Sans CJK SC" w:hAnsi="Noto Sans CJK SC" w:eastAsia="Noto Sans CJK SC"/>
        <w:b w:val="0"/>
        <w:sz w:val="16"/>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37626">
    <w:pPr>
      <w:jc w:val="right"/>
    </w:pPr>
    <w:r>
      <w:rPr>
        <w:rFonts w:ascii="Noto Sans CJK SC" w:hAnsi="Noto Sans CJK SC" w:eastAsia="Noto Sans CJK SC"/>
        <w:b w:val="0"/>
        <w:sz w:val="16"/>
      </w:rPr>
      <w:t>部门协调会记录｜整理稿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17BF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B7A61"/>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Noto Sans CJK SC" w:hAnsi="Noto Sans CJK SC" w:eastAsia="Noto Sans CJK SC"/>
        <w:b w:val="0"/>
        <w:sz w:val="16"/>
      </w:rPr>
      <w:t>会议记录核查附录｜2026-03-18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trackRevisions/>
  <w:zoom w:percent="130"/>
  <w:displayBackgroundShape w:val="1"/>
  <w:embedTrueTypeFonts/>
  <w:saveSubsetFonts/>
  <w:bordersDoNotSurroundHeader w:val="0"/>
  <w:bordersDoNotSurroundFooter w:val="0"/>
  <w:documentProtection w:enforcement="0"/>
  <w:defaultTabStop w:val="420"/>
  <w:hyphenationZone w:val="360"/>
  <w:displayHorizontalDrawingGridEvery w:val="1"/>
  <w:displayVerticalDrawingGridEvery w:val="1"/>
  <w:noPunctuationKerning w:val="1"/>
  <w:characterSpacingControl w:val="doNotCompress"/>
  <w:compat>
    <w:spaceForUL/>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jODRmMTk1YzNiYjIwMjRlMzdhNjQzYjZiOGEzMzkifQ=="/>
  </w:docVars>
  <w:rsids>
    <w:rsidRoot w:val="00000000"/>
    <w:rsid w:val="001E02C2"/>
    <w:rsid w:val="06D26A2D"/>
    <w:rsid w:val="0FC42987"/>
    <w:rsid w:val="1CC7757C"/>
    <w:rsid w:val="21ED2753"/>
    <w:rsid w:val="2FDB0F1C"/>
    <w:rsid w:val="328D7C9C"/>
    <w:rsid w:val="3DBA4978"/>
    <w:rsid w:val="417B103A"/>
    <w:rsid w:val="41E41EB2"/>
    <w:rsid w:val="4ACB3B93"/>
    <w:rsid w:val="4D945D82"/>
    <w:rsid w:val="4F132029"/>
    <w:rsid w:val="5D033B45"/>
    <w:rsid w:val="64EC06E2"/>
    <w:rsid w:val="6ADC6873"/>
    <w:rsid w:val="6C087547"/>
    <w:rsid w:val="796F1E4E"/>
    <w:rsid w:val="7BE251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宋体" w:cs="Arial"/>
      <w:snapToGrid w:val="0"/>
      <w:color w:val="000000"/>
      <w:sz w:val="21"/>
      <w:szCs w:val="21"/>
      <w:lang w:val="en-US" w:eastAsia="en-US" w:bidi="ar-SA"/>
    </w:rPr>
  </w:style>
  <w:style w:type="paragraph" w:styleId="2">
    <w:name w:val="heading 1"/>
    <w:next w:val="1"/>
    <w:link w:val="10"/>
    <w:unhideWhenUsed/>
    <w:qFormat/>
    <w:uiPriority w:val="9"/>
    <w:pPr>
      <w:keepNext/>
      <w:keepLines/>
      <w:spacing w:line="259" w:lineRule="auto"/>
      <w:ind w:right="161"/>
      <w:jc w:val="center"/>
      <w:outlineLvl w:val="0"/>
    </w:pPr>
    <w:rPr>
      <w:rFonts w:ascii="华文中宋" w:hAnsi="华文中宋" w:eastAsia="华文中宋" w:cs="华文中宋"/>
      <w:color w:val="000000"/>
      <w:kern w:val="2"/>
      <w:sz w:val="44"/>
      <w:szCs w:val="22"/>
      <w:lang w:val="en-US" w:eastAsia="zh-CN" w:bidi="ar-SA"/>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3">
    <w:name w:val="Body Text"/>
    <w:basedOn w:val="1"/>
    <w:semiHidden/>
    <w:qFormat/>
    <w:uiPriority w:val="0"/>
    <w:rPr>
      <w:rFonts w:eastAsia="Arial"/>
    </w:rPr>
  </w:style>
  <w:style w:type="paragraph" w:styleId="4">
    <w:name w:val="Balloon Text"/>
    <w:basedOn w:val="1"/>
    <w:link w:val="11"/>
    <w:unhideWhenUsed/>
    <w:qFormat/>
    <w:uiPriority w:val="99"/>
    <w:rPr>
      <w:sz w:val="18"/>
      <w:szCs w:val="18"/>
    </w:rPr>
  </w:style>
  <w:style w:type="paragraph" w:styleId="5">
    <w:name w:val="footer"/>
    <w:basedOn w:val="1"/>
    <w:link w:val="12"/>
    <w:unhideWhenUsed/>
    <w:qFormat/>
    <w:uiPriority w:val="99"/>
    <w:pPr>
      <w:tabs>
        <w:tab w:val="center" w:pos="4153"/>
        <w:tab w:val="right" w:pos="8306"/>
      </w:tabs>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jc w:val="center"/>
    </w:pPr>
    <w:rPr>
      <w:sz w:val="18"/>
      <w:szCs w:val="18"/>
    </w:rPr>
  </w:style>
  <w:style w:type="character" w:styleId="9">
    <w:name w:val="Strong"/>
    <w:basedOn w:val="8"/>
    <w:qFormat/>
    <w:uiPriority w:val="22"/>
    <w:rPr>
      <w:b/>
    </w:rPr>
  </w:style>
  <w:style w:type="character" w:customStyle="1" w:styleId="10">
    <w:name w:val="标题 1 字符"/>
    <w:basedOn w:val="8"/>
    <w:link w:val="2"/>
    <w:qFormat/>
    <w:uiPriority w:val="9"/>
    <w:rPr>
      <w:rFonts w:ascii="华文中宋" w:hAnsi="华文中宋" w:eastAsia="华文中宋" w:cs="华文中宋"/>
      <w:color w:val="000000"/>
      <w:kern w:val="2"/>
      <w:sz w:val="44"/>
      <w:szCs w:val="22"/>
    </w:rPr>
  </w:style>
  <w:style w:type="character" w:customStyle="1" w:styleId="11">
    <w:name w:val="批注框文本 字符"/>
    <w:basedOn w:val="8"/>
    <w:link w:val="4"/>
    <w:semiHidden/>
    <w:qFormat/>
    <w:uiPriority w:val="99"/>
    <w:rPr>
      <w:sz w:val="18"/>
      <w:szCs w:val="18"/>
    </w:rPr>
  </w:style>
  <w:style w:type="character" w:customStyle="1" w:styleId="12">
    <w:name w:val="页脚 字符"/>
    <w:basedOn w:val="8"/>
    <w:link w:val="5"/>
    <w:qFormat/>
    <w:uiPriority w:val="99"/>
    <w:rPr>
      <w:rFonts w:ascii="Arial" w:hAnsi="Arial" w:cs="Arial"/>
      <w:snapToGrid w:val="0"/>
      <w:color w:val="000000"/>
      <w:sz w:val="18"/>
      <w:szCs w:val="18"/>
      <w:lang w:eastAsia="en-US"/>
    </w:rPr>
  </w:style>
  <w:style w:type="character" w:customStyle="1" w:styleId="13">
    <w:name w:val="页眉 字符"/>
    <w:basedOn w:val="8"/>
    <w:link w:val="6"/>
    <w:qFormat/>
    <w:uiPriority w:val="99"/>
    <w:rPr>
      <w:rFonts w:ascii="Arial" w:hAnsi="Arial" w:cs="Arial"/>
      <w:snapToGrid w:val="0"/>
      <w:color w:val="000000"/>
      <w:sz w:val="18"/>
      <w:szCs w:val="18"/>
      <w:lang w:eastAsia="en-US"/>
    </w:rPr>
  </w:style>
  <w:style w:type="table" w:customStyle="1" w:styleId="14">
    <w:name w:val="Table Normal"/>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eastAsia="Arial"/>
    </w:rPr>
  </w:style>
  <w:style w:type="paragraph" w:customStyle="1" w:styleId="AuditHeading1">
    <w:name w:val="Audit Heading 1"/>
    <w:rPr>
      <w:rFonts w:ascii="Noto Sans CJK SC" w:hAnsi="Noto Sans CJK SC"/>
      <w:b/>
      <w:sz w:val="30"/>
    </w:rPr>
  </w:style>
  <w:style w:type="paragraph" w:customStyle="1" w:styleId="AuditHeading2">
    <w:name w:val="Audit Heading 2"/>
    <w:rPr>
      <w:rFonts w:ascii="Noto Sans CJK SC" w:hAnsi="Noto Sans CJK SC"/>
      <w:b/>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comments" Target="comments.xml"/><Relationship Id="rId12" Type="http://schemas.openxmlformats.org/officeDocument/2006/relationships/header" Target="header4.xml"/><Relationship Id="rId13" Type="http://schemas.openxmlformats.org/officeDocument/2006/relationships/footer" Target="footer4.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Company/>
  <Pages>8</Pages>
  <Words>3246</Words>
  <Characters>3314</Characters>
  <Lines>19</Lines>
  <Paragraphs>5</Paragraphs>
  <TotalTime>77</TotalTime>
  <ScaleCrop>false</ScaleCrop>
  <LinksUpToDate>false</LinksUpToDate>
  <CharactersWithSpaces>3799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部门协调会记录整理与核查</dc:title>
  <dc:subject>2026年3月18日部门协调会受控整理与证据回链核查</dc:subject>
  <cp:keywords>会议记录,作业偏差,后续事项,受控修订</cp:keywords>
  <dc:creator>会议记录核查员</dc:creator>
  <cp:lastModifiedBy>会议记录核查员</cp:lastModifiedBy>
</cp:coreProperties>
</file>

<file path=docProps/custom.xml><?xml version="1.0" encoding="utf-8"?>
<Properties xmlns="http://schemas.openxmlformats.org/officeDocument/2006/custom-properties" xmlns:vt="http://schemas.openxmlformats.org/officeDocument/2006/docPropsVTypes"/>
</file>